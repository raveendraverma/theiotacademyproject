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788B1" w14:textId="43DB054E" w:rsidR="00415FC7" w:rsidRDefault="00257971" w:rsidP="00372AB4">
      <w:pPr>
        <w:pStyle w:val="Heading1"/>
        <w:tabs>
          <w:tab w:val="left" w:pos="8305"/>
        </w:tabs>
        <w:rPr>
          <w:b/>
          <w:bCs/>
          <w:sz w:val="28"/>
          <w:szCs w:val="24"/>
        </w:rPr>
      </w:pPr>
      <w:r>
        <w:rPr>
          <w:b/>
          <w:bCs/>
          <w:noProof/>
          <w:sz w:val="28"/>
          <w:szCs w:val="24"/>
        </w:rPr>
        <w:drawing>
          <wp:anchor distT="0" distB="0" distL="114300" distR="114300" simplePos="0" relativeHeight="251658240" behindDoc="0" locked="0" layoutInCell="1" allowOverlap="1" wp14:anchorId="29B63B41" wp14:editId="25067999">
            <wp:simplePos x="0" y="0"/>
            <wp:positionH relativeFrom="margin">
              <wp:posOffset>-138430</wp:posOffset>
            </wp:positionH>
            <wp:positionV relativeFrom="margin">
              <wp:posOffset>158115</wp:posOffset>
            </wp:positionV>
            <wp:extent cx="2593340" cy="2179320"/>
            <wp:effectExtent l="0" t="0" r="0" b="0"/>
            <wp:wrapSquare wrapText="bothSides"/>
            <wp:docPr id="14" name="Picture 14" descr="A person with a be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erson with a beard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340" cy="217932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5E20">
        <w:t xml:space="preserve">                                                                  </w:t>
      </w:r>
      <w:r w:rsidR="00FA5393">
        <w:t xml:space="preserve">   </w:t>
      </w:r>
      <w:r w:rsidR="00465E20">
        <w:t xml:space="preserve"> </w:t>
      </w:r>
      <w:r w:rsidR="00465E20" w:rsidRPr="008E0C0C">
        <w:rPr>
          <w:b/>
          <w:bCs/>
          <w:sz w:val="28"/>
          <w:szCs w:val="24"/>
        </w:rPr>
        <w:t>RESUME</w:t>
      </w:r>
      <w:r w:rsidR="00372AB4">
        <w:rPr>
          <w:b/>
          <w:bCs/>
          <w:sz w:val="28"/>
          <w:szCs w:val="24"/>
        </w:rPr>
        <w:tab/>
      </w:r>
    </w:p>
    <w:p w14:paraId="6FC272EB" w14:textId="77777777" w:rsidR="008E0C0C" w:rsidRPr="008E0C0C" w:rsidRDefault="008E0C0C" w:rsidP="00415FC7">
      <w:pPr>
        <w:spacing w:line="240" w:lineRule="auto"/>
        <w:contextualSpacing/>
        <w:rPr>
          <w:b/>
          <w:bCs/>
          <w:sz w:val="28"/>
          <w:szCs w:val="24"/>
        </w:rPr>
      </w:pPr>
    </w:p>
    <w:p w14:paraId="2C73E703" w14:textId="60704E79" w:rsidR="00415FC7" w:rsidRPr="008E0C0C" w:rsidRDefault="00415FC7" w:rsidP="00415FC7">
      <w:pPr>
        <w:spacing w:line="240" w:lineRule="auto"/>
        <w:contextualSpacing/>
        <w:rPr>
          <w:b/>
          <w:bCs/>
        </w:rPr>
      </w:pPr>
      <w:r w:rsidRPr="008E0C0C">
        <w:rPr>
          <w:b/>
          <w:bCs/>
        </w:rPr>
        <w:t>Dnyaneshwar Irba Indore</w:t>
      </w:r>
    </w:p>
    <w:p w14:paraId="37B08FF7" w14:textId="56A684E6" w:rsidR="006431E2" w:rsidRDefault="008E0C0C" w:rsidP="008E0C0C">
      <w:pPr>
        <w:spacing w:line="480" w:lineRule="auto"/>
        <w:contextualSpacing/>
        <w:rPr>
          <w:sz w:val="20"/>
          <w:szCs w:val="18"/>
        </w:rPr>
      </w:pPr>
      <w:r w:rsidRPr="008E0C0C">
        <w:rPr>
          <w:b/>
          <w:bCs/>
          <w:sz w:val="20"/>
          <w:szCs w:val="18"/>
        </w:rPr>
        <w:t xml:space="preserve">@ </w:t>
      </w:r>
      <w:r w:rsidR="00415FC7" w:rsidRPr="008E0C0C">
        <w:rPr>
          <w:b/>
          <w:bCs/>
          <w:sz w:val="20"/>
          <w:szCs w:val="18"/>
        </w:rPr>
        <w:t>i</w:t>
      </w:r>
      <w:r w:rsidR="00694882" w:rsidRPr="008E0C0C">
        <w:rPr>
          <w:b/>
          <w:bCs/>
          <w:sz w:val="20"/>
          <w:szCs w:val="18"/>
        </w:rPr>
        <w:t>ndoreds137@gmail.com     MO:- 8806363649</w:t>
      </w:r>
      <w:r w:rsidR="006431E2" w:rsidRPr="008E0C0C">
        <w:rPr>
          <w:b/>
          <w:bCs/>
          <w:sz w:val="20"/>
          <w:szCs w:val="18"/>
        </w:rPr>
        <w:tab/>
      </w:r>
      <w:r w:rsidR="006431E2" w:rsidRPr="008E0C0C">
        <w:rPr>
          <w:b/>
          <w:bCs/>
          <w:sz w:val="20"/>
          <w:szCs w:val="18"/>
        </w:rPr>
        <w:tab/>
      </w:r>
      <w:r w:rsidR="006431E2" w:rsidRPr="008E0C0C">
        <w:rPr>
          <w:b/>
          <w:bCs/>
          <w:sz w:val="20"/>
          <w:szCs w:val="18"/>
        </w:rPr>
        <w:tab/>
      </w:r>
      <w:r w:rsidR="006431E2" w:rsidRPr="008E0C0C">
        <w:rPr>
          <w:b/>
          <w:bCs/>
          <w:sz w:val="20"/>
          <w:szCs w:val="18"/>
        </w:rPr>
        <w:tab/>
      </w:r>
      <w:r w:rsidR="006431E2" w:rsidRPr="008E0C0C">
        <w:rPr>
          <w:b/>
          <w:bCs/>
          <w:sz w:val="20"/>
          <w:szCs w:val="18"/>
        </w:rPr>
        <w:tab/>
      </w:r>
      <w:r w:rsidR="006431E2" w:rsidRPr="008E0C0C">
        <w:rPr>
          <w:b/>
          <w:bCs/>
          <w:sz w:val="20"/>
          <w:szCs w:val="18"/>
        </w:rPr>
        <w:tab/>
      </w:r>
      <w:r w:rsidR="006431E2" w:rsidRPr="008E0C0C">
        <w:rPr>
          <w:b/>
          <w:bCs/>
          <w:sz w:val="20"/>
          <w:szCs w:val="18"/>
        </w:rPr>
        <w:tab/>
      </w:r>
      <w:r w:rsidR="006431E2" w:rsidRPr="008E0C0C">
        <w:rPr>
          <w:b/>
          <w:bCs/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  <w:r w:rsidR="006431E2">
        <w:rPr>
          <w:sz w:val="20"/>
          <w:szCs w:val="18"/>
        </w:rPr>
        <w:tab/>
      </w:r>
    </w:p>
    <w:p w14:paraId="7530A91C" w14:textId="77777777" w:rsidR="008E0C0C" w:rsidRDefault="008E0C0C" w:rsidP="00694882">
      <w:pPr>
        <w:pBdr>
          <w:top w:val="single" w:sz="4" w:space="1" w:color="auto"/>
        </w:pBdr>
        <w:spacing w:line="240" w:lineRule="auto"/>
        <w:contextualSpacing/>
        <w:rPr>
          <w:b/>
          <w:bCs/>
          <w:sz w:val="20"/>
          <w:szCs w:val="18"/>
        </w:rPr>
      </w:pPr>
    </w:p>
    <w:p w14:paraId="0B8FC1E3" w14:textId="4D454338" w:rsidR="00694882" w:rsidRDefault="00694882" w:rsidP="00694882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 w:rsidRPr="008E0C0C">
        <w:rPr>
          <w:b/>
          <w:bCs/>
          <w:sz w:val="20"/>
          <w:szCs w:val="18"/>
        </w:rPr>
        <w:t>O</w:t>
      </w:r>
      <w:r w:rsidRPr="008E0C0C">
        <w:rPr>
          <w:b/>
          <w:bCs/>
          <w:sz w:val="20"/>
          <w:szCs w:val="18"/>
        </w:rPr>
        <w:tab/>
        <w:t>BJECTIVE</w:t>
      </w:r>
      <w:r w:rsidR="003E2749" w:rsidRPr="008E0C0C">
        <w:rPr>
          <w:b/>
          <w:bCs/>
          <w:sz w:val="20"/>
          <w:szCs w:val="18"/>
        </w:rPr>
        <w:t>:</w:t>
      </w:r>
      <w:r w:rsidR="003E2749">
        <w:rPr>
          <w:sz w:val="20"/>
          <w:szCs w:val="18"/>
        </w:rPr>
        <w:t xml:space="preserve"> To continue my career with an organization that utilize my </w:t>
      </w:r>
      <w:r w:rsidR="00D97EC7">
        <w:rPr>
          <w:sz w:val="20"/>
          <w:szCs w:val="18"/>
        </w:rPr>
        <w:t>MANAGEMENT,</w:t>
      </w:r>
      <w:r w:rsidR="003E2749">
        <w:rPr>
          <w:sz w:val="20"/>
          <w:szCs w:val="18"/>
        </w:rPr>
        <w:t xml:space="preserve"> SUPERVI</w:t>
      </w:r>
      <w:r>
        <w:rPr>
          <w:sz w:val="20"/>
          <w:szCs w:val="18"/>
        </w:rPr>
        <w:t>SION &amp;</w:t>
      </w:r>
    </w:p>
    <w:p w14:paraId="250DDC10" w14:textId="22440388" w:rsidR="00694882" w:rsidRDefault="003E2749" w:rsidP="00694882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 xml:space="preserve">ADMINISTRATIVE skills to benefit </w:t>
      </w:r>
      <w:r w:rsidR="00D97EC7">
        <w:rPr>
          <w:sz w:val="20"/>
          <w:szCs w:val="18"/>
        </w:rPr>
        <w:t>growth</w:t>
      </w:r>
      <w:r>
        <w:rPr>
          <w:sz w:val="20"/>
          <w:szCs w:val="18"/>
        </w:rPr>
        <w:t xml:space="preserve"> and success.</w:t>
      </w:r>
    </w:p>
    <w:p w14:paraId="1FC006F0" w14:textId="77777777" w:rsidR="00694882" w:rsidRDefault="00694882" w:rsidP="00694882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</w:p>
    <w:p w14:paraId="24D6F6B6" w14:textId="45E8B108" w:rsidR="003E2749" w:rsidRDefault="003E2749" w:rsidP="00694882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 xml:space="preserve">EXPERIENCE:  </w:t>
      </w:r>
      <w:r w:rsidR="006431E2">
        <w:rPr>
          <w:sz w:val="20"/>
          <w:szCs w:val="18"/>
        </w:rPr>
        <w:t>3</w:t>
      </w:r>
      <w:r w:rsidR="008D188A">
        <w:rPr>
          <w:sz w:val="20"/>
          <w:szCs w:val="18"/>
        </w:rPr>
        <w:t xml:space="preserve">.5 </w:t>
      </w:r>
      <w:r w:rsidR="00D97EC7">
        <w:rPr>
          <w:sz w:val="20"/>
          <w:szCs w:val="18"/>
        </w:rPr>
        <w:t>+ years’ experience.</w:t>
      </w:r>
    </w:p>
    <w:p w14:paraId="001E4709" w14:textId="7AEA53E3" w:rsidR="000A18EF" w:rsidRDefault="000A18EF" w:rsidP="00694882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</w:p>
    <w:p w14:paraId="0AA12993" w14:textId="63C4947D" w:rsidR="008D0E05" w:rsidRDefault="008D0E05" w:rsidP="00694882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</w:p>
    <w:p w14:paraId="7736F415" w14:textId="35555BF5" w:rsidR="005F5C52" w:rsidRPr="00D97EC7" w:rsidRDefault="005F5C52" w:rsidP="005F5C52">
      <w:pPr>
        <w:pBdr>
          <w:top w:val="single" w:sz="4" w:space="1" w:color="auto"/>
        </w:pBdr>
        <w:spacing w:line="240" w:lineRule="auto"/>
        <w:contextualSpacing/>
        <w:rPr>
          <w:b/>
          <w:bCs/>
          <w:sz w:val="20"/>
          <w:szCs w:val="18"/>
        </w:rPr>
      </w:pPr>
      <w:r w:rsidRPr="00D97EC7">
        <w:rPr>
          <w:b/>
          <w:bCs/>
          <w:sz w:val="20"/>
          <w:szCs w:val="18"/>
        </w:rPr>
        <w:t>M</w:t>
      </w:r>
      <w:r w:rsidR="005F3BAB">
        <w:rPr>
          <w:b/>
          <w:bCs/>
          <w:sz w:val="20"/>
          <w:szCs w:val="18"/>
        </w:rPr>
        <w:t xml:space="preserve"> &amp; M LTD.</w:t>
      </w:r>
    </w:p>
    <w:p w14:paraId="123EC56A" w14:textId="455B52B7" w:rsidR="005F5C52" w:rsidRDefault="005F5C52" w:rsidP="005F5C52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 xml:space="preserve">Go-to-Market FaaS Division as a  Territory Manager                   </w:t>
      </w:r>
      <w:r w:rsidR="00D17464">
        <w:rPr>
          <w:sz w:val="20"/>
          <w:szCs w:val="18"/>
        </w:rPr>
        <w:t xml:space="preserve">                                             </w:t>
      </w:r>
      <w:r>
        <w:rPr>
          <w:sz w:val="20"/>
          <w:szCs w:val="18"/>
        </w:rPr>
        <w:t xml:space="preserve">   Jan2023 to Till Date</w:t>
      </w:r>
    </w:p>
    <w:p w14:paraId="031F9898" w14:textId="093A1EFD" w:rsidR="005F5C52" w:rsidRDefault="005F5C52" w:rsidP="00694882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</w:p>
    <w:p w14:paraId="6E826DFF" w14:textId="6E68AE9A" w:rsidR="00D17464" w:rsidRDefault="005F5C52" w:rsidP="00694882">
      <w:pPr>
        <w:pBdr>
          <w:top w:val="single" w:sz="4" w:space="1" w:color="auto"/>
        </w:pBdr>
        <w:spacing w:line="240" w:lineRule="auto"/>
        <w:contextualSpacing/>
        <w:rPr>
          <w:sz w:val="20"/>
        </w:rPr>
      </w:pPr>
      <w:r w:rsidRPr="005F5C52">
        <w:rPr>
          <w:spacing w:val="5"/>
          <w:sz w:val="20"/>
        </w:rPr>
        <w:t xml:space="preserve"> </w:t>
      </w:r>
      <w:r>
        <w:rPr>
          <w:sz w:val="20"/>
        </w:rPr>
        <w:t>B</w:t>
      </w:r>
      <w:r w:rsidRPr="005F5C52">
        <w:rPr>
          <w:sz w:val="20"/>
        </w:rPr>
        <w:t>ased</w:t>
      </w:r>
      <w:r w:rsidRPr="005F5C52">
        <w:rPr>
          <w:spacing w:val="4"/>
          <w:sz w:val="20"/>
        </w:rPr>
        <w:t xml:space="preserve"> </w:t>
      </w:r>
      <w:r w:rsidRPr="005F5C52">
        <w:rPr>
          <w:sz w:val="20"/>
        </w:rPr>
        <w:t>at</w:t>
      </w:r>
      <w:r w:rsidRPr="005F5C52">
        <w:rPr>
          <w:spacing w:val="5"/>
          <w:sz w:val="20"/>
        </w:rPr>
        <w:t xml:space="preserve"> </w:t>
      </w:r>
      <w:r w:rsidRPr="005F5C52">
        <w:rPr>
          <w:sz w:val="20"/>
        </w:rPr>
        <w:t xml:space="preserve">Rajkot </w:t>
      </w:r>
      <w:r w:rsidRPr="005F5C52">
        <w:rPr>
          <w:spacing w:val="4"/>
          <w:sz w:val="20"/>
        </w:rPr>
        <w:t xml:space="preserve"> </w:t>
      </w:r>
      <w:r w:rsidRPr="005F5C52">
        <w:rPr>
          <w:sz w:val="20"/>
        </w:rPr>
        <w:t>&amp;</w:t>
      </w:r>
      <w:r w:rsidRPr="005F5C52">
        <w:rPr>
          <w:spacing w:val="5"/>
          <w:sz w:val="20"/>
        </w:rPr>
        <w:t xml:space="preserve"> </w:t>
      </w:r>
      <w:r w:rsidRPr="005F5C52">
        <w:rPr>
          <w:sz w:val="20"/>
        </w:rPr>
        <w:t>looking</w:t>
      </w:r>
      <w:r w:rsidRPr="005F5C52">
        <w:rPr>
          <w:spacing w:val="1"/>
          <w:sz w:val="20"/>
        </w:rPr>
        <w:t xml:space="preserve"> </w:t>
      </w:r>
      <w:r w:rsidRPr="005F5C52">
        <w:rPr>
          <w:sz w:val="20"/>
        </w:rPr>
        <w:t>Rajkot, Amreli, Jamnagar, Junagadh &amp; Mahuva  Territo</w:t>
      </w:r>
      <w:r w:rsidR="009759AF">
        <w:rPr>
          <w:sz w:val="20"/>
        </w:rPr>
        <w:t>ry.</w:t>
      </w:r>
    </w:p>
    <w:p w14:paraId="40FF3A90" w14:textId="77777777" w:rsidR="003D25EF" w:rsidRPr="005F5C52" w:rsidRDefault="003D25EF" w:rsidP="00694882">
      <w:pPr>
        <w:pBdr>
          <w:top w:val="single" w:sz="4" w:space="1" w:color="auto"/>
        </w:pBdr>
        <w:spacing w:line="240" w:lineRule="auto"/>
        <w:contextualSpacing/>
        <w:rPr>
          <w:sz w:val="20"/>
        </w:rPr>
      </w:pPr>
    </w:p>
    <w:p w14:paraId="630BE3B9" w14:textId="1A768BFE" w:rsidR="005F5C52" w:rsidRPr="003D25EF" w:rsidRDefault="005F5C52" w:rsidP="005F5C52">
      <w:pPr>
        <w:pStyle w:val="ListParagraph"/>
        <w:widowControl w:val="0"/>
        <w:numPr>
          <w:ilvl w:val="0"/>
          <w:numId w:val="3"/>
        </w:numPr>
        <w:tabs>
          <w:tab w:val="left" w:pos="378"/>
        </w:tabs>
        <w:autoSpaceDE w:val="0"/>
        <w:autoSpaceDN w:val="0"/>
        <w:spacing w:before="137" w:after="0" w:line="240" w:lineRule="auto"/>
        <w:ind w:left="377"/>
        <w:contextualSpacing w:val="0"/>
        <w:rPr>
          <w:rFonts w:ascii="MS UI Gothic" w:hAnsi="MS UI Gothic"/>
          <w:sz w:val="21"/>
        </w:rPr>
      </w:pPr>
      <w:r>
        <w:rPr>
          <w:sz w:val="21"/>
        </w:rPr>
        <w:t>Business</w:t>
      </w:r>
      <w:r>
        <w:rPr>
          <w:spacing w:val="-11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11"/>
          <w:sz w:val="21"/>
        </w:rPr>
        <w:t xml:space="preserve"> </w:t>
      </w:r>
      <w:r>
        <w:rPr>
          <w:sz w:val="21"/>
        </w:rPr>
        <w:t>&amp;</w:t>
      </w:r>
      <w:r>
        <w:rPr>
          <w:spacing w:val="-11"/>
          <w:sz w:val="21"/>
        </w:rPr>
        <w:t xml:space="preserve"> </w:t>
      </w:r>
      <w:r>
        <w:rPr>
          <w:sz w:val="21"/>
        </w:rPr>
        <w:t>brand</w:t>
      </w:r>
      <w:r>
        <w:rPr>
          <w:spacing w:val="-11"/>
          <w:sz w:val="21"/>
        </w:rPr>
        <w:t xml:space="preserve"> </w:t>
      </w:r>
      <w:r>
        <w:rPr>
          <w:sz w:val="21"/>
        </w:rPr>
        <w:t>establishment</w:t>
      </w:r>
      <w:r>
        <w:rPr>
          <w:spacing w:val="-11"/>
          <w:sz w:val="21"/>
        </w:rPr>
        <w:t xml:space="preserve"> </w:t>
      </w:r>
      <w:r>
        <w:rPr>
          <w:sz w:val="21"/>
        </w:rPr>
        <w:t>of</w:t>
      </w:r>
      <w:r>
        <w:rPr>
          <w:spacing w:val="-11"/>
          <w:sz w:val="21"/>
        </w:rPr>
        <w:t xml:space="preserve"> </w:t>
      </w:r>
      <w:r>
        <w:rPr>
          <w:sz w:val="21"/>
        </w:rPr>
        <w:t>Agri</w:t>
      </w:r>
      <w:r>
        <w:rPr>
          <w:spacing w:val="-11"/>
          <w:sz w:val="21"/>
        </w:rPr>
        <w:t xml:space="preserve"> </w:t>
      </w:r>
      <w:r>
        <w:rPr>
          <w:sz w:val="21"/>
        </w:rPr>
        <w:t>inputs</w:t>
      </w:r>
      <w:r>
        <w:rPr>
          <w:spacing w:val="-10"/>
          <w:sz w:val="21"/>
        </w:rPr>
        <w:t xml:space="preserve"> </w:t>
      </w:r>
      <w:r>
        <w:rPr>
          <w:sz w:val="21"/>
        </w:rPr>
        <w:t>&amp;</w:t>
      </w:r>
      <w:r>
        <w:rPr>
          <w:spacing w:val="-11"/>
          <w:sz w:val="21"/>
        </w:rPr>
        <w:t xml:space="preserve"> </w:t>
      </w:r>
      <w:r>
        <w:rPr>
          <w:sz w:val="21"/>
        </w:rPr>
        <w:t>Seeds.</w:t>
      </w:r>
    </w:p>
    <w:p w14:paraId="4FF2583D" w14:textId="77777777" w:rsidR="00BC5A2E" w:rsidRDefault="003D25EF" w:rsidP="005F5C52">
      <w:pPr>
        <w:pStyle w:val="ListParagraph"/>
        <w:widowControl w:val="0"/>
        <w:numPr>
          <w:ilvl w:val="0"/>
          <w:numId w:val="3"/>
        </w:numPr>
        <w:tabs>
          <w:tab w:val="left" w:pos="378"/>
        </w:tabs>
        <w:autoSpaceDE w:val="0"/>
        <w:autoSpaceDN w:val="0"/>
        <w:spacing w:before="137" w:after="0" w:line="240" w:lineRule="auto"/>
        <w:ind w:left="377"/>
        <w:contextualSpacing w:val="0"/>
        <w:rPr>
          <w:rFonts w:ascii="MS UI Gothic" w:hAnsi="MS UI Gothic"/>
          <w:sz w:val="21"/>
        </w:rPr>
      </w:pPr>
      <w:r>
        <w:rPr>
          <w:rFonts w:ascii="MS UI Gothic" w:hAnsi="MS UI Gothic"/>
          <w:sz w:val="21"/>
        </w:rPr>
        <w:t>Handling &amp; leveraging of 50 krish</w:t>
      </w:r>
      <w:r>
        <w:rPr>
          <w:rFonts w:ascii="MS UI Gothic" w:hAnsi="MS UI Gothic"/>
          <w:sz w:val="21"/>
        </w:rPr>
        <w:softHyphen/>
      </w:r>
      <w:r>
        <w:rPr>
          <w:rFonts w:ascii="MS UI Gothic" w:hAnsi="MS UI Gothic"/>
          <w:sz w:val="21"/>
        </w:rPr>
        <w:softHyphen/>
        <w:t>-e marts network for Agri inputs sales</w:t>
      </w:r>
      <w:r w:rsidR="00BC5A2E">
        <w:rPr>
          <w:rFonts w:ascii="MS UI Gothic" w:hAnsi="MS UI Gothic"/>
          <w:sz w:val="21"/>
        </w:rPr>
        <w:t>.</w:t>
      </w:r>
    </w:p>
    <w:p w14:paraId="50E55568" w14:textId="39F8E200" w:rsidR="003D25EF" w:rsidRDefault="00BC5A2E" w:rsidP="005F5C52">
      <w:pPr>
        <w:pStyle w:val="ListParagraph"/>
        <w:widowControl w:val="0"/>
        <w:numPr>
          <w:ilvl w:val="0"/>
          <w:numId w:val="3"/>
        </w:numPr>
        <w:tabs>
          <w:tab w:val="left" w:pos="378"/>
        </w:tabs>
        <w:autoSpaceDE w:val="0"/>
        <w:autoSpaceDN w:val="0"/>
        <w:spacing w:before="137" w:after="0" w:line="240" w:lineRule="auto"/>
        <w:ind w:left="377"/>
        <w:contextualSpacing w:val="0"/>
        <w:rPr>
          <w:rFonts w:ascii="MS UI Gothic" w:hAnsi="MS UI Gothic"/>
          <w:sz w:val="21"/>
        </w:rPr>
      </w:pPr>
      <w:r>
        <w:rPr>
          <w:rFonts w:ascii="MS UI Gothic" w:hAnsi="MS UI Gothic"/>
          <w:sz w:val="21"/>
        </w:rPr>
        <w:t xml:space="preserve">Management of </w:t>
      </w:r>
      <w:r w:rsidR="003D25EF">
        <w:rPr>
          <w:rFonts w:ascii="MS UI Gothic" w:hAnsi="MS UI Gothic"/>
          <w:sz w:val="21"/>
        </w:rPr>
        <w:t xml:space="preserve"> Takneek &amp; Digital plot advisory</w:t>
      </w:r>
      <w:r>
        <w:rPr>
          <w:rFonts w:ascii="MS UI Gothic" w:hAnsi="MS UI Gothic"/>
          <w:sz w:val="21"/>
        </w:rPr>
        <w:t xml:space="preserve"> through team .</w:t>
      </w:r>
    </w:p>
    <w:p w14:paraId="1C02E2C2" w14:textId="6BDE6C9C" w:rsidR="0016486C" w:rsidRDefault="0016486C" w:rsidP="005F5C52">
      <w:pPr>
        <w:pStyle w:val="ListParagraph"/>
        <w:widowControl w:val="0"/>
        <w:numPr>
          <w:ilvl w:val="0"/>
          <w:numId w:val="3"/>
        </w:numPr>
        <w:tabs>
          <w:tab w:val="left" w:pos="378"/>
        </w:tabs>
        <w:autoSpaceDE w:val="0"/>
        <w:autoSpaceDN w:val="0"/>
        <w:spacing w:before="137" w:after="0" w:line="240" w:lineRule="auto"/>
        <w:ind w:left="377"/>
        <w:contextualSpacing w:val="0"/>
        <w:rPr>
          <w:rFonts w:ascii="MS UI Gothic" w:hAnsi="MS UI Gothic"/>
          <w:sz w:val="21"/>
        </w:rPr>
      </w:pPr>
      <w:r>
        <w:rPr>
          <w:sz w:val="21"/>
        </w:rPr>
        <w:t>Farmer</w:t>
      </w:r>
      <w:r>
        <w:rPr>
          <w:spacing w:val="-14"/>
          <w:sz w:val="21"/>
        </w:rPr>
        <w:t xml:space="preserve"> </w:t>
      </w:r>
      <w:r>
        <w:rPr>
          <w:sz w:val="21"/>
        </w:rPr>
        <w:t>training,</w:t>
      </w:r>
      <w:r>
        <w:rPr>
          <w:spacing w:val="-14"/>
          <w:sz w:val="21"/>
        </w:rPr>
        <w:t xml:space="preserve"> </w:t>
      </w:r>
      <w:r>
        <w:rPr>
          <w:sz w:val="21"/>
        </w:rPr>
        <w:t>demonstration</w:t>
      </w:r>
      <w:r>
        <w:rPr>
          <w:spacing w:val="-14"/>
          <w:sz w:val="21"/>
        </w:rPr>
        <w:t xml:space="preserve"> </w:t>
      </w:r>
      <w:r>
        <w:rPr>
          <w:sz w:val="21"/>
        </w:rPr>
        <w:t>of</w:t>
      </w:r>
      <w:r>
        <w:rPr>
          <w:spacing w:val="-14"/>
          <w:sz w:val="21"/>
        </w:rPr>
        <w:t xml:space="preserve"> </w:t>
      </w:r>
      <w:r>
        <w:rPr>
          <w:sz w:val="21"/>
        </w:rPr>
        <w:t>new</w:t>
      </w:r>
      <w:r>
        <w:rPr>
          <w:spacing w:val="-14"/>
          <w:sz w:val="21"/>
        </w:rPr>
        <w:t xml:space="preserve"> </w:t>
      </w:r>
      <w:r>
        <w:rPr>
          <w:sz w:val="21"/>
        </w:rPr>
        <w:t>products</w:t>
      </w:r>
      <w:r>
        <w:rPr>
          <w:spacing w:val="-14"/>
          <w:sz w:val="21"/>
        </w:rPr>
        <w:t xml:space="preserve"> </w:t>
      </w:r>
      <w:r>
        <w:rPr>
          <w:sz w:val="21"/>
        </w:rPr>
        <w:t>&amp;</w:t>
      </w:r>
      <w:r>
        <w:rPr>
          <w:spacing w:val="-14"/>
          <w:sz w:val="21"/>
        </w:rPr>
        <w:t xml:space="preserve"> </w:t>
      </w:r>
      <w:r>
        <w:rPr>
          <w:sz w:val="21"/>
        </w:rPr>
        <w:t>crop</w:t>
      </w:r>
      <w:r>
        <w:rPr>
          <w:spacing w:val="-14"/>
          <w:sz w:val="21"/>
        </w:rPr>
        <w:t xml:space="preserve"> </w:t>
      </w:r>
      <w:r>
        <w:rPr>
          <w:sz w:val="21"/>
        </w:rPr>
        <w:t>show</w:t>
      </w:r>
      <w:r>
        <w:rPr>
          <w:sz w:val="21"/>
        </w:rPr>
        <w:t>.</w:t>
      </w:r>
    </w:p>
    <w:p w14:paraId="5A2C0A0C" w14:textId="77777777" w:rsidR="005F5C52" w:rsidRDefault="005F5C52" w:rsidP="005F5C52">
      <w:pPr>
        <w:pStyle w:val="ListParagraph"/>
        <w:widowControl w:val="0"/>
        <w:numPr>
          <w:ilvl w:val="0"/>
          <w:numId w:val="3"/>
        </w:numPr>
        <w:tabs>
          <w:tab w:val="left" w:pos="378"/>
        </w:tabs>
        <w:autoSpaceDE w:val="0"/>
        <w:autoSpaceDN w:val="0"/>
        <w:spacing w:before="114" w:after="0" w:line="240" w:lineRule="auto"/>
        <w:ind w:left="377"/>
        <w:contextualSpacing w:val="0"/>
        <w:rPr>
          <w:rFonts w:ascii="MS UI Gothic" w:hAnsi="MS UI Gothic"/>
          <w:sz w:val="21"/>
        </w:rPr>
      </w:pPr>
      <w:r>
        <w:rPr>
          <w:sz w:val="21"/>
        </w:rPr>
        <w:t>New</w:t>
      </w:r>
      <w:r>
        <w:rPr>
          <w:spacing w:val="-8"/>
          <w:sz w:val="21"/>
        </w:rPr>
        <w:t xml:space="preserve"> </w:t>
      </w:r>
      <w:r>
        <w:rPr>
          <w:sz w:val="21"/>
        </w:rPr>
        <w:t>Dealer</w:t>
      </w:r>
      <w:r>
        <w:rPr>
          <w:spacing w:val="-7"/>
          <w:sz w:val="21"/>
        </w:rPr>
        <w:t xml:space="preserve"> </w:t>
      </w:r>
      <w:r>
        <w:rPr>
          <w:sz w:val="21"/>
        </w:rPr>
        <w:t>appointment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development.</w:t>
      </w:r>
    </w:p>
    <w:p w14:paraId="668A4B7E" w14:textId="77777777" w:rsidR="005F5C52" w:rsidRDefault="005F5C52" w:rsidP="005F5C52">
      <w:pPr>
        <w:pStyle w:val="ListParagraph"/>
        <w:widowControl w:val="0"/>
        <w:numPr>
          <w:ilvl w:val="0"/>
          <w:numId w:val="3"/>
        </w:numPr>
        <w:tabs>
          <w:tab w:val="left" w:pos="378"/>
        </w:tabs>
        <w:autoSpaceDE w:val="0"/>
        <w:autoSpaceDN w:val="0"/>
        <w:spacing w:before="114" w:after="0" w:line="240" w:lineRule="auto"/>
        <w:ind w:left="377"/>
        <w:contextualSpacing w:val="0"/>
        <w:rPr>
          <w:rFonts w:ascii="MS UI Gothic" w:hAnsi="MS UI Gothic"/>
          <w:sz w:val="21"/>
        </w:rPr>
      </w:pPr>
      <w:r>
        <w:rPr>
          <w:sz w:val="21"/>
        </w:rPr>
        <w:t>Development</w:t>
      </w:r>
      <w:r>
        <w:rPr>
          <w:spacing w:val="-12"/>
          <w:sz w:val="21"/>
        </w:rPr>
        <w:t xml:space="preserve"> </w:t>
      </w:r>
      <w:r>
        <w:rPr>
          <w:sz w:val="21"/>
        </w:rPr>
        <w:t>of</w:t>
      </w:r>
      <w:r>
        <w:rPr>
          <w:spacing w:val="-12"/>
          <w:sz w:val="21"/>
        </w:rPr>
        <w:t xml:space="preserve"> </w:t>
      </w:r>
      <w:r>
        <w:rPr>
          <w:sz w:val="21"/>
        </w:rPr>
        <w:t>sales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marketing</w:t>
      </w:r>
      <w:r>
        <w:rPr>
          <w:spacing w:val="-12"/>
          <w:sz w:val="21"/>
        </w:rPr>
        <w:t xml:space="preserve"> </w:t>
      </w:r>
      <w:r>
        <w:rPr>
          <w:sz w:val="21"/>
        </w:rPr>
        <w:t>channel.</w:t>
      </w:r>
    </w:p>
    <w:p w14:paraId="40DC171B" w14:textId="26EAA94D" w:rsidR="005F5C52" w:rsidRPr="0016486C" w:rsidRDefault="005F5C52" w:rsidP="0016486C">
      <w:pPr>
        <w:pStyle w:val="ListParagraph"/>
        <w:widowControl w:val="0"/>
        <w:numPr>
          <w:ilvl w:val="0"/>
          <w:numId w:val="3"/>
        </w:numPr>
        <w:tabs>
          <w:tab w:val="left" w:pos="378"/>
        </w:tabs>
        <w:autoSpaceDE w:val="0"/>
        <w:autoSpaceDN w:val="0"/>
        <w:spacing w:before="114" w:after="0" w:line="240" w:lineRule="auto"/>
        <w:ind w:left="377"/>
        <w:contextualSpacing w:val="0"/>
        <w:rPr>
          <w:rFonts w:ascii="MS UI Gothic" w:hAnsi="MS UI Gothic"/>
          <w:sz w:val="21"/>
        </w:rPr>
      </w:pPr>
      <w:r>
        <w:rPr>
          <w:sz w:val="21"/>
        </w:rPr>
        <w:t>Market</w:t>
      </w:r>
      <w:r>
        <w:rPr>
          <w:spacing w:val="-9"/>
          <w:sz w:val="21"/>
        </w:rPr>
        <w:t xml:space="preserve"> </w:t>
      </w:r>
      <w:r>
        <w:rPr>
          <w:sz w:val="21"/>
        </w:rPr>
        <w:t>research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order</w:t>
      </w:r>
      <w:r>
        <w:rPr>
          <w:spacing w:val="-8"/>
          <w:sz w:val="21"/>
        </w:rPr>
        <w:t xml:space="preserve"> </w:t>
      </w:r>
      <w:r>
        <w:rPr>
          <w:sz w:val="21"/>
        </w:rPr>
        <w:t>placement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seasonal</w:t>
      </w:r>
      <w:r>
        <w:rPr>
          <w:spacing w:val="-8"/>
          <w:sz w:val="21"/>
        </w:rPr>
        <w:t xml:space="preserve"> </w:t>
      </w:r>
      <w:r>
        <w:rPr>
          <w:sz w:val="21"/>
        </w:rPr>
        <w:t>inventory</w:t>
      </w:r>
      <w:r>
        <w:rPr>
          <w:spacing w:val="-8"/>
          <w:sz w:val="21"/>
        </w:rPr>
        <w:t xml:space="preserve"> </w:t>
      </w:r>
      <w:r>
        <w:rPr>
          <w:sz w:val="21"/>
        </w:rPr>
        <w:t>management.</w:t>
      </w:r>
    </w:p>
    <w:p w14:paraId="4FA3C01A" w14:textId="593FE9A8" w:rsidR="005F5C52" w:rsidRPr="00CA0C70" w:rsidRDefault="005F5C52" w:rsidP="00CA0C70">
      <w:pPr>
        <w:pStyle w:val="ListParagraph"/>
        <w:widowControl w:val="0"/>
        <w:numPr>
          <w:ilvl w:val="0"/>
          <w:numId w:val="3"/>
        </w:numPr>
        <w:tabs>
          <w:tab w:val="left" w:pos="378"/>
        </w:tabs>
        <w:autoSpaceDE w:val="0"/>
        <w:autoSpaceDN w:val="0"/>
        <w:spacing w:before="115" w:after="0" w:line="240" w:lineRule="auto"/>
        <w:ind w:left="377"/>
        <w:contextualSpacing w:val="0"/>
        <w:rPr>
          <w:rFonts w:ascii="MS UI Gothic" w:hAnsi="MS UI Gothic"/>
          <w:sz w:val="21"/>
        </w:rPr>
      </w:pPr>
      <w:r>
        <w:rPr>
          <w:sz w:val="21"/>
        </w:rPr>
        <w:t>Crop</w:t>
      </w:r>
      <w:r>
        <w:rPr>
          <w:spacing w:val="-6"/>
          <w:sz w:val="21"/>
        </w:rPr>
        <w:t xml:space="preserve"> </w:t>
      </w:r>
      <w:r>
        <w:rPr>
          <w:sz w:val="21"/>
        </w:rPr>
        <w:t>Productivity</w:t>
      </w:r>
      <w:r>
        <w:rPr>
          <w:spacing w:val="-5"/>
          <w:sz w:val="21"/>
        </w:rPr>
        <w:t xml:space="preserve"> </w:t>
      </w:r>
      <w:r>
        <w:rPr>
          <w:sz w:val="21"/>
        </w:rPr>
        <w:t>improvement.</w:t>
      </w:r>
    </w:p>
    <w:p w14:paraId="786B54D9" w14:textId="3DAD0060" w:rsidR="005F3BAB" w:rsidRDefault="00D17464" w:rsidP="005F3BAB">
      <w:pPr>
        <w:pStyle w:val="ListParagraph"/>
        <w:widowControl w:val="0"/>
        <w:numPr>
          <w:ilvl w:val="0"/>
          <w:numId w:val="3"/>
        </w:numPr>
        <w:tabs>
          <w:tab w:val="left" w:pos="331"/>
        </w:tabs>
        <w:autoSpaceDE w:val="0"/>
        <w:autoSpaceDN w:val="0"/>
        <w:spacing w:before="114" w:after="0" w:line="240" w:lineRule="auto"/>
        <w:ind w:left="330" w:hanging="178"/>
        <w:contextualSpacing w:val="0"/>
        <w:rPr>
          <w:rFonts w:ascii="MS UI Gothic" w:hAnsi="MS UI Gothic"/>
          <w:sz w:val="19"/>
        </w:rPr>
      </w:pPr>
      <w:r>
        <w:rPr>
          <w:sz w:val="21"/>
        </w:rPr>
        <w:t xml:space="preserve">Working </w:t>
      </w:r>
      <w:r>
        <w:rPr>
          <w:spacing w:val="-18"/>
          <w:sz w:val="21"/>
        </w:rPr>
        <w:t>with</w:t>
      </w:r>
      <w:r w:rsidR="005F3BAB">
        <w:rPr>
          <w:spacing w:val="-17"/>
          <w:sz w:val="21"/>
        </w:rPr>
        <w:t xml:space="preserve"> </w:t>
      </w:r>
      <w:r w:rsidR="00570B74">
        <w:rPr>
          <w:sz w:val="21"/>
        </w:rPr>
        <w:t xml:space="preserve"> </w:t>
      </w:r>
      <w:r w:rsidR="005F3BAB">
        <w:rPr>
          <w:sz w:val="21"/>
        </w:rPr>
        <w:t>distributors</w:t>
      </w:r>
      <w:r w:rsidR="005F3BAB">
        <w:rPr>
          <w:spacing w:val="-18"/>
          <w:sz w:val="21"/>
        </w:rPr>
        <w:t xml:space="preserve"> </w:t>
      </w:r>
      <w:r w:rsidR="005F3BAB">
        <w:rPr>
          <w:sz w:val="21"/>
        </w:rPr>
        <w:t>and</w:t>
      </w:r>
      <w:r w:rsidR="005F3BAB">
        <w:rPr>
          <w:spacing w:val="-17"/>
          <w:sz w:val="21"/>
        </w:rPr>
        <w:t xml:space="preserve">  </w:t>
      </w:r>
      <w:r w:rsidR="005F3BAB">
        <w:rPr>
          <w:sz w:val="21"/>
        </w:rPr>
        <w:t>retailer.</w:t>
      </w:r>
    </w:p>
    <w:p w14:paraId="1D22E37C" w14:textId="77777777" w:rsidR="005F3BAB" w:rsidRDefault="005F3BAB" w:rsidP="005F3BAB">
      <w:pPr>
        <w:pStyle w:val="ListParagraph"/>
        <w:widowControl w:val="0"/>
        <w:tabs>
          <w:tab w:val="left" w:pos="378"/>
        </w:tabs>
        <w:autoSpaceDE w:val="0"/>
        <w:autoSpaceDN w:val="0"/>
        <w:spacing w:before="24" w:after="0" w:line="240" w:lineRule="auto"/>
        <w:ind w:left="377"/>
        <w:contextualSpacing w:val="0"/>
        <w:rPr>
          <w:rFonts w:ascii="MS UI Gothic" w:hAnsi="MS UI Gothic"/>
          <w:sz w:val="21"/>
        </w:rPr>
      </w:pPr>
    </w:p>
    <w:p w14:paraId="011A250C" w14:textId="77777777" w:rsidR="005F5C52" w:rsidRDefault="005F5C52" w:rsidP="00694882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</w:p>
    <w:p w14:paraId="69838FF7" w14:textId="226BD2A8" w:rsidR="005F5C52" w:rsidRDefault="005F5C52" w:rsidP="00694882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</w:p>
    <w:p w14:paraId="159C0A82" w14:textId="77777777" w:rsidR="00415FC7" w:rsidRPr="00D97EC7" w:rsidRDefault="00415FC7" w:rsidP="00694882">
      <w:pPr>
        <w:pBdr>
          <w:top w:val="single" w:sz="4" w:space="1" w:color="auto"/>
        </w:pBdr>
        <w:spacing w:line="240" w:lineRule="auto"/>
        <w:contextualSpacing/>
        <w:rPr>
          <w:b/>
          <w:bCs/>
          <w:sz w:val="20"/>
          <w:szCs w:val="18"/>
        </w:rPr>
      </w:pPr>
      <w:r w:rsidRPr="00D97EC7">
        <w:rPr>
          <w:b/>
          <w:bCs/>
          <w:sz w:val="20"/>
          <w:szCs w:val="18"/>
        </w:rPr>
        <w:t>MAHINDRA IBS Ltd</w:t>
      </w:r>
    </w:p>
    <w:p w14:paraId="75023511" w14:textId="2FACF77F" w:rsidR="00D97EC7" w:rsidRDefault="00415FC7" w:rsidP="00D97EC7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>Go-to-Market F</w:t>
      </w:r>
      <w:r w:rsidR="00D97EC7">
        <w:rPr>
          <w:sz w:val="20"/>
          <w:szCs w:val="18"/>
        </w:rPr>
        <w:t>aa</w:t>
      </w:r>
      <w:r>
        <w:rPr>
          <w:sz w:val="20"/>
          <w:szCs w:val="18"/>
        </w:rPr>
        <w:t>S Division</w:t>
      </w:r>
      <w:r w:rsidR="00D97EC7">
        <w:rPr>
          <w:sz w:val="20"/>
          <w:szCs w:val="18"/>
        </w:rPr>
        <w:t xml:space="preserve"> as a FaaS Centre Manager                  </w:t>
      </w:r>
      <w:r w:rsidR="005F3BAB">
        <w:rPr>
          <w:sz w:val="20"/>
          <w:szCs w:val="18"/>
        </w:rPr>
        <w:t xml:space="preserve">                                          </w:t>
      </w:r>
      <w:r w:rsidR="00D97EC7">
        <w:rPr>
          <w:sz w:val="20"/>
          <w:szCs w:val="18"/>
        </w:rPr>
        <w:t xml:space="preserve">    Jan2021 to </w:t>
      </w:r>
      <w:r w:rsidR="00A74DB1">
        <w:rPr>
          <w:sz w:val="20"/>
          <w:szCs w:val="18"/>
        </w:rPr>
        <w:t>Jan2023</w:t>
      </w:r>
    </w:p>
    <w:p w14:paraId="1E4BE83B" w14:textId="70BAC49C" w:rsidR="00694882" w:rsidRDefault="00D97EC7" w:rsidP="00694882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 xml:space="preserve">                                                                            </w:t>
      </w:r>
    </w:p>
    <w:p w14:paraId="151A2FE0" w14:textId="4F2CE17C" w:rsidR="00415FC7" w:rsidRPr="00D97EC7" w:rsidRDefault="00D97EC7" w:rsidP="00D90239">
      <w:pPr>
        <w:pBdr>
          <w:top w:val="single" w:sz="4" w:space="1" w:color="auto"/>
        </w:pBdr>
        <w:spacing w:line="240" w:lineRule="auto"/>
        <w:contextualSpacing/>
        <w:rPr>
          <w:b/>
          <w:bCs/>
        </w:rPr>
      </w:pPr>
      <w:r w:rsidRPr="00D97EC7">
        <w:rPr>
          <w:b/>
          <w:bCs/>
        </w:rPr>
        <w:t>Objectives: -</w:t>
      </w:r>
    </w:p>
    <w:p w14:paraId="28AB4EC9" w14:textId="77777777" w:rsidR="00D90239" w:rsidRDefault="00D90239" w:rsidP="00D90239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>1)</w:t>
      </w:r>
      <w:r w:rsidRPr="00D90239">
        <w:rPr>
          <w:sz w:val="20"/>
          <w:szCs w:val="18"/>
        </w:rPr>
        <w:t xml:space="preserve"> </w:t>
      </w:r>
      <w:r>
        <w:rPr>
          <w:sz w:val="20"/>
          <w:szCs w:val="18"/>
        </w:rPr>
        <w:t>Increasing Farmers Prosperity</w:t>
      </w:r>
    </w:p>
    <w:p w14:paraId="4EFA4784" w14:textId="77777777" w:rsidR="00D90239" w:rsidRDefault="00D90239" w:rsidP="00D90239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>2</w:t>
      </w:r>
      <w:r w:rsidR="00415FC7">
        <w:rPr>
          <w:sz w:val="20"/>
          <w:szCs w:val="18"/>
        </w:rPr>
        <w:t>)</w:t>
      </w:r>
      <w:r>
        <w:rPr>
          <w:sz w:val="20"/>
          <w:szCs w:val="18"/>
        </w:rPr>
        <w:t>Developing Business Portfolio of dealer.</w:t>
      </w:r>
    </w:p>
    <w:p w14:paraId="72966C44" w14:textId="77777777" w:rsidR="00D90239" w:rsidRDefault="00D90239" w:rsidP="00D90239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</w:p>
    <w:p w14:paraId="39D6E121" w14:textId="4C093363" w:rsidR="00D97EC7" w:rsidRPr="00D97EC7" w:rsidRDefault="00D97EC7" w:rsidP="00D90239">
      <w:pPr>
        <w:pBdr>
          <w:top w:val="single" w:sz="4" w:space="1" w:color="auto"/>
        </w:pBdr>
        <w:spacing w:line="240" w:lineRule="auto"/>
        <w:contextualSpacing/>
        <w:rPr>
          <w:b/>
          <w:bCs/>
        </w:rPr>
      </w:pPr>
      <w:r w:rsidRPr="00D97EC7">
        <w:rPr>
          <w:b/>
          <w:bCs/>
        </w:rPr>
        <w:t>Responsibilities: -</w:t>
      </w:r>
    </w:p>
    <w:p w14:paraId="7AC9F219" w14:textId="0C96BFDD" w:rsidR="00D90239" w:rsidRDefault="00D90239" w:rsidP="00D90239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 xml:space="preserve">1)Increasing farmers income with </w:t>
      </w:r>
      <w:r w:rsidR="00680896">
        <w:rPr>
          <w:sz w:val="20"/>
          <w:szCs w:val="18"/>
        </w:rPr>
        <w:t>minimizing</w:t>
      </w:r>
      <w:r>
        <w:rPr>
          <w:sz w:val="20"/>
          <w:szCs w:val="18"/>
        </w:rPr>
        <w:t xml:space="preserve"> cost of </w:t>
      </w:r>
      <w:r w:rsidR="00680896">
        <w:rPr>
          <w:sz w:val="20"/>
          <w:szCs w:val="18"/>
        </w:rPr>
        <w:t>cultivation</w:t>
      </w:r>
      <w:r>
        <w:rPr>
          <w:sz w:val="20"/>
          <w:szCs w:val="18"/>
        </w:rPr>
        <w:t xml:space="preserve"> through </w:t>
      </w:r>
      <w:r w:rsidR="00D97EC7">
        <w:rPr>
          <w:sz w:val="20"/>
          <w:szCs w:val="18"/>
        </w:rPr>
        <w:t>different</w:t>
      </w:r>
      <w:r>
        <w:rPr>
          <w:sz w:val="20"/>
          <w:szCs w:val="18"/>
        </w:rPr>
        <w:t xml:space="preserve"> Krish-e service</w:t>
      </w:r>
      <w:r w:rsidR="0044027B">
        <w:rPr>
          <w:sz w:val="20"/>
          <w:szCs w:val="18"/>
        </w:rPr>
        <w:t>s.</w:t>
      </w:r>
    </w:p>
    <w:p w14:paraId="3059A205" w14:textId="5517757C" w:rsidR="00607740" w:rsidRDefault="00D90239" w:rsidP="00D90239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>2)</w:t>
      </w:r>
      <w:r w:rsidRPr="00D90239">
        <w:rPr>
          <w:sz w:val="20"/>
          <w:szCs w:val="18"/>
        </w:rPr>
        <w:t xml:space="preserve"> </w:t>
      </w:r>
      <w:r>
        <w:rPr>
          <w:sz w:val="20"/>
          <w:szCs w:val="18"/>
        </w:rPr>
        <w:t xml:space="preserve">Developing Business Portfolio of dealer Ex Mahindra Smmit </w:t>
      </w:r>
      <w:r w:rsidR="00D97EC7">
        <w:rPr>
          <w:sz w:val="20"/>
          <w:szCs w:val="18"/>
        </w:rPr>
        <w:t>Agriscience</w:t>
      </w:r>
      <w:r>
        <w:rPr>
          <w:sz w:val="20"/>
          <w:szCs w:val="18"/>
        </w:rPr>
        <w:t xml:space="preserve"> ltd</w:t>
      </w:r>
      <w:r w:rsidR="0026500C">
        <w:rPr>
          <w:sz w:val="20"/>
          <w:szCs w:val="18"/>
        </w:rPr>
        <w:t>.</w:t>
      </w:r>
    </w:p>
    <w:p w14:paraId="79A953E2" w14:textId="1947B5DE" w:rsidR="00607740" w:rsidRDefault="00607740" w:rsidP="00D90239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 xml:space="preserve">3) </w:t>
      </w:r>
      <w:r w:rsidR="00C74F96">
        <w:rPr>
          <w:sz w:val="20"/>
          <w:szCs w:val="18"/>
        </w:rPr>
        <w:t xml:space="preserve">Farmers training and demonstration </w:t>
      </w:r>
      <w:r w:rsidR="00041389">
        <w:rPr>
          <w:sz w:val="20"/>
          <w:szCs w:val="18"/>
        </w:rPr>
        <w:t xml:space="preserve">of new product </w:t>
      </w:r>
      <w:r w:rsidR="00577057">
        <w:rPr>
          <w:sz w:val="20"/>
          <w:szCs w:val="18"/>
        </w:rPr>
        <w:t>&amp; crop show.</w:t>
      </w:r>
    </w:p>
    <w:p w14:paraId="7003FC89" w14:textId="33773887" w:rsidR="00607740" w:rsidRDefault="00607740" w:rsidP="00D90239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lastRenderedPageBreak/>
        <w:t>4) Takneek</w:t>
      </w:r>
      <w:r w:rsidR="00E45BA3">
        <w:rPr>
          <w:sz w:val="20"/>
          <w:szCs w:val="18"/>
        </w:rPr>
        <w:t xml:space="preserve"> &amp;</w:t>
      </w:r>
      <w:r>
        <w:rPr>
          <w:sz w:val="20"/>
          <w:szCs w:val="18"/>
        </w:rPr>
        <w:t xml:space="preserve"> </w:t>
      </w:r>
      <w:r w:rsidR="00982907">
        <w:rPr>
          <w:sz w:val="20"/>
          <w:szCs w:val="18"/>
        </w:rPr>
        <w:t xml:space="preserve">Digital </w:t>
      </w:r>
      <w:r>
        <w:rPr>
          <w:sz w:val="20"/>
          <w:szCs w:val="18"/>
        </w:rPr>
        <w:t xml:space="preserve">plot management through </w:t>
      </w:r>
      <w:r w:rsidR="00D97EC7">
        <w:rPr>
          <w:sz w:val="20"/>
          <w:szCs w:val="18"/>
        </w:rPr>
        <w:t xml:space="preserve">KP </w:t>
      </w:r>
      <w:r>
        <w:rPr>
          <w:sz w:val="20"/>
          <w:szCs w:val="18"/>
        </w:rPr>
        <w:t xml:space="preserve">&amp; generating </w:t>
      </w:r>
      <w:r w:rsidR="00D97EC7">
        <w:rPr>
          <w:sz w:val="20"/>
          <w:szCs w:val="18"/>
        </w:rPr>
        <w:t>business</w:t>
      </w:r>
      <w:r>
        <w:rPr>
          <w:sz w:val="20"/>
          <w:szCs w:val="18"/>
        </w:rPr>
        <w:t xml:space="preserve"> at ground level.</w:t>
      </w:r>
    </w:p>
    <w:p w14:paraId="62CE9B49" w14:textId="77777777" w:rsidR="00B819CD" w:rsidRDefault="00B819CD" w:rsidP="00D90239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</w:p>
    <w:p w14:paraId="63FC0249" w14:textId="77777777" w:rsidR="00607740" w:rsidRDefault="00607740" w:rsidP="00D90239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</w:p>
    <w:p w14:paraId="20FE77FA" w14:textId="77777777" w:rsidR="00D90239" w:rsidRDefault="00D90239" w:rsidP="00D90239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</w:p>
    <w:p w14:paraId="5D4D6A04" w14:textId="34431F51" w:rsidR="00DA0910" w:rsidRDefault="00DA0910" w:rsidP="00415FC7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 w:rsidRPr="00D97EC7">
        <w:rPr>
          <w:b/>
          <w:bCs/>
        </w:rPr>
        <w:t xml:space="preserve">PUSHPA KRISHI UDYOG </w:t>
      </w:r>
      <w:r w:rsidR="00D97EC7" w:rsidRPr="00D97EC7">
        <w:rPr>
          <w:b/>
          <w:bCs/>
        </w:rPr>
        <w:t>Narayangaon</w:t>
      </w:r>
      <w:r w:rsidR="00D97EC7" w:rsidRPr="00D97EC7">
        <w:t xml:space="preserve"> </w:t>
      </w:r>
      <w:r w:rsidR="00D97EC7">
        <w:rPr>
          <w:sz w:val="20"/>
          <w:szCs w:val="18"/>
        </w:rPr>
        <w:t xml:space="preserve">as a Manager </w:t>
      </w:r>
      <w:r>
        <w:rPr>
          <w:sz w:val="20"/>
          <w:szCs w:val="18"/>
        </w:rPr>
        <w:t xml:space="preserve">                                                           July2020-Jan2021</w:t>
      </w:r>
    </w:p>
    <w:p w14:paraId="6E6A40A8" w14:textId="77777777" w:rsidR="00DA0910" w:rsidRDefault="00DA0910" w:rsidP="00415FC7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>1)Campus placement in turmeric &amp; ginger vertical farming project.</w:t>
      </w:r>
    </w:p>
    <w:p w14:paraId="7D3F52DB" w14:textId="66B1AD26" w:rsidR="00DA0910" w:rsidRDefault="0038644E" w:rsidP="00415FC7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>2)Overseei</w:t>
      </w:r>
      <w:r w:rsidR="00C03248">
        <w:rPr>
          <w:sz w:val="20"/>
          <w:szCs w:val="18"/>
        </w:rPr>
        <w:t xml:space="preserve">ng all operation of the </w:t>
      </w:r>
      <w:r w:rsidR="00D97EC7">
        <w:rPr>
          <w:sz w:val="20"/>
          <w:szCs w:val="18"/>
        </w:rPr>
        <w:t>project.</w:t>
      </w:r>
    </w:p>
    <w:p w14:paraId="015A9612" w14:textId="0B6978D6" w:rsidR="00C03248" w:rsidRDefault="00C03248" w:rsidP="00415FC7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 xml:space="preserve">3)Crop nutrient &amp; </w:t>
      </w:r>
      <w:r w:rsidR="00D97EC7">
        <w:rPr>
          <w:sz w:val="20"/>
          <w:szCs w:val="18"/>
        </w:rPr>
        <w:t>spray</w:t>
      </w:r>
      <w:r>
        <w:rPr>
          <w:sz w:val="20"/>
          <w:szCs w:val="18"/>
        </w:rPr>
        <w:t xml:space="preserve"> </w:t>
      </w:r>
      <w:r w:rsidR="00D97EC7">
        <w:rPr>
          <w:sz w:val="20"/>
          <w:szCs w:val="18"/>
        </w:rPr>
        <w:t>management.</w:t>
      </w:r>
    </w:p>
    <w:p w14:paraId="0B3BE36B" w14:textId="77777777" w:rsidR="00C03248" w:rsidRDefault="00C03248" w:rsidP="00415FC7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 xml:space="preserve">4)Mainting controlled </w:t>
      </w:r>
      <w:r w:rsidR="0038644E">
        <w:rPr>
          <w:sz w:val="20"/>
          <w:szCs w:val="18"/>
        </w:rPr>
        <w:t>environment</w:t>
      </w:r>
      <w:r>
        <w:rPr>
          <w:sz w:val="20"/>
          <w:szCs w:val="18"/>
        </w:rPr>
        <w:t xml:space="preserve"> in Polyhouse.</w:t>
      </w:r>
    </w:p>
    <w:p w14:paraId="1390402A" w14:textId="77777777" w:rsidR="00C03248" w:rsidRDefault="00C03248" w:rsidP="00415FC7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>5)Testing work quality regular basis.</w:t>
      </w:r>
    </w:p>
    <w:p w14:paraId="1FFA4465" w14:textId="77777777" w:rsidR="00C03248" w:rsidRDefault="00C03248" w:rsidP="00415FC7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</w:p>
    <w:p w14:paraId="1CA01060" w14:textId="77777777" w:rsidR="0097606D" w:rsidRDefault="0097606D" w:rsidP="00415FC7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</w:p>
    <w:p w14:paraId="43A0E6E0" w14:textId="77777777" w:rsidR="0097606D" w:rsidRPr="00D97EC7" w:rsidRDefault="0097606D" w:rsidP="00415FC7">
      <w:pPr>
        <w:pBdr>
          <w:top w:val="single" w:sz="4" w:space="1" w:color="auto"/>
        </w:pBdr>
        <w:spacing w:line="240" w:lineRule="auto"/>
        <w:contextualSpacing/>
        <w:rPr>
          <w:b/>
          <w:bCs/>
          <w:sz w:val="20"/>
          <w:szCs w:val="18"/>
        </w:rPr>
      </w:pPr>
      <w:r w:rsidRPr="00D97EC7">
        <w:rPr>
          <w:b/>
          <w:bCs/>
          <w:sz w:val="20"/>
          <w:szCs w:val="18"/>
        </w:rPr>
        <w:t xml:space="preserve">RAWE: </w:t>
      </w:r>
    </w:p>
    <w:p w14:paraId="0EC5FB77" w14:textId="79722E72" w:rsidR="00D9399D" w:rsidRDefault="00D97EC7" w:rsidP="00415FC7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 w:rsidRPr="00D97EC7">
        <w:rPr>
          <w:b/>
          <w:bCs/>
          <w:sz w:val="20"/>
          <w:szCs w:val="18"/>
        </w:rPr>
        <w:t>Aim:</w:t>
      </w:r>
      <w:r>
        <w:rPr>
          <w:sz w:val="20"/>
          <w:szCs w:val="18"/>
        </w:rPr>
        <w:t xml:space="preserve"> </w:t>
      </w:r>
      <w:r w:rsidR="0097606D">
        <w:rPr>
          <w:sz w:val="20"/>
          <w:szCs w:val="18"/>
        </w:rPr>
        <w:t>Building farmers rela</w:t>
      </w:r>
      <w:r w:rsidR="00D9399D">
        <w:rPr>
          <w:sz w:val="20"/>
          <w:szCs w:val="18"/>
        </w:rPr>
        <w:t>tionship &amp; stage courage.</w:t>
      </w:r>
    </w:p>
    <w:p w14:paraId="5C4CC0C5" w14:textId="755955DD" w:rsidR="00D9399D" w:rsidRDefault="00D97EC7" w:rsidP="00415FC7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 w:rsidRPr="00D97EC7">
        <w:rPr>
          <w:b/>
          <w:bCs/>
          <w:sz w:val="20"/>
          <w:szCs w:val="18"/>
        </w:rPr>
        <w:t>Result</w:t>
      </w:r>
      <w:r w:rsidR="00D9399D">
        <w:rPr>
          <w:sz w:val="20"/>
          <w:szCs w:val="18"/>
        </w:rPr>
        <w:t xml:space="preserve">: 6 </w:t>
      </w:r>
      <w:r w:rsidR="003D15D5">
        <w:rPr>
          <w:sz w:val="20"/>
          <w:szCs w:val="18"/>
        </w:rPr>
        <w:t>months</w:t>
      </w:r>
      <w:r w:rsidR="00D9399D">
        <w:rPr>
          <w:sz w:val="20"/>
          <w:szCs w:val="18"/>
        </w:rPr>
        <w:t xml:space="preserve"> on field experience at farmers </w:t>
      </w:r>
      <w:r w:rsidR="003D15D5">
        <w:rPr>
          <w:sz w:val="20"/>
          <w:szCs w:val="18"/>
        </w:rPr>
        <w:t>village,</w:t>
      </w:r>
      <w:r w:rsidR="00D9399D">
        <w:rPr>
          <w:sz w:val="20"/>
          <w:szCs w:val="18"/>
        </w:rPr>
        <w:t xml:space="preserve"> successfully conducted </w:t>
      </w:r>
      <w:r w:rsidR="0038644E">
        <w:rPr>
          <w:sz w:val="20"/>
          <w:szCs w:val="18"/>
        </w:rPr>
        <w:t>different</w:t>
      </w:r>
      <w:r w:rsidR="00D9399D">
        <w:rPr>
          <w:sz w:val="20"/>
          <w:szCs w:val="18"/>
        </w:rPr>
        <w:t xml:space="preserve"> demonstration in field such as soil sample collection, fertilizer application in fruit crop, seed treatment </w:t>
      </w:r>
      <w:r w:rsidR="003D15D5">
        <w:rPr>
          <w:sz w:val="20"/>
          <w:szCs w:val="18"/>
        </w:rPr>
        <w:t>etc.</w:t>
      </w:r>
      <w:r w:rsidR="00D9399D">
        <w:rPr>
          <w:sz w:val="20"/>
          <w:szCs w:val="18"/>
        </w:rPr>
        <w:t xml:space="preserve"> conducted mini </w:t>
      </w:r>
      <w:r w:rsidR="003D15D5">
        <w:rPr>
          <w:sz w:val="20"/>
          <w:szCs w:val="18"/>
        </w:rPr>
        <w:t>A</w:t>
      </w:r>
      <w:r w:rsidR="00D9399D">
        <w:rPr>
          <w:sz w:val="20"/>
          <w:szCs w:val="18"/>
        </w:rPr>
        <w:t xml:space="preserve">gri </w:t>
      </w:r>
      <w:r w:rsidR="0038644E">
        <w:rPr>
          <w:sz w:val="20"/>
          <w:szCs w:val="18"/>
        </w:rPr>
        <w:t>exhibition</w:t>
      </w:r>
      <w:r w:rsidR="00D9399D">
        <w:rPr>
          <w:sz w:val="20"/>
          <w:szCs w:val="18"/>
        </w:rPr>
        <w:t xml:space="preserve"> at village.</w:t>
      </w:r>
    </w:p>
    <w:p w14:paraId="078C3CC8" w14:textId="77777777" w:rsidR="00D9399D" w:rsidRDefault="00D9399D" w:rsidP="00415FC7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</w:p>
    <w:p w14:paraId="2A0477C2" w14:textId="77777777" w:rsidR="00D9399D" w:rsidRDefault="00D9399D" w:rsidP="00415FC7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</w:p>
    <w:p w14:paraId="087322AC" w14:textId="77777777" w:rsidR="00D9399D" w:rsidRDefault="00D9399D" w:rsidP="00415FC7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</w:p>
    <w:p w14:paraId="4405E81E" w14:textId="6373ABCA" w:rsidR="00D9399D" w:rsidRPr="003D15D5" w:rsidRDefault="003D15D5" w:rsidP="00415FC7">
      <w:pPr>
        <w:pBdr>
          <w:top w:val="single" w:sz="4" w:space="1" w:color="auto"/>
        </w:pBdr>
        <w:spacing w:line="240" w:lineRule="auto"/>
        <w:contextualSpacing/>
        <w:rPr>
          <w:b/>
          <w:bCs/>
          <w:sz w:val="20"/>
          <w:szCs w:val="18"/>
        </w:rPr>
      </w:pPr>
      <w:r w:rsidRPr="003D15D5">
        <w:rPr>
          <w:b/>
          <w:bCs/>
          <w:sz w:val="20"/>
          <w:szCs w:val="18"/>
        </w:rPr>
        <w:t>E</w:t>
      </w:r>
      <w:r w:rsidR="0095229A">
        <w:rPr>
          <w:b/>
          <w:bCs/>
          <w:sz w:val="20"/>
          <w:szCs w:val="18"/>
        </w:rPr>
        <w:t>LP</w:t>
      </w:r>
      <w:r w:rsidRPr="003D15D5">
        <w:rPr>
          <w:b/>
          <w:bCs/>
          <w:sz w:val="20"/>
          <w:szCs w:val="18"/>
        </w:rPr>
        <w:t>:</w:t>
      </w:r>
    </w:p>
    <w:p w14:paraId="31A69340" w14:textId="4869452B" w:rsidR="00D9399D" w:rsidRDefault="003D15D5" w:rsidP="00415FC7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 w:rsidRPr="003D15D5">
        <w:rPr>
          <w:b/>
          <w:bCs/>
          <w:sz w:val="20"/>
          <w:szCs w:val="18"/>
        </w:rPr>
        <w:t>Aim</w:t>
      </w:r>
      <w:r w:rsidR="00D9399D">
        <w:rPr>
          <w:sz w:val="20"/>
          <w:szCs w:val="18"/>
        </w:rPr>
        <w:t xml:space="preserve">: Analysis of soil nutrient and fertilizer </w:t>
      </w:r>
      <w:r w:rsidR="008E0C0C">
        <w:rPr>
          <w:sz w:val="20"/>
          <w:szCs w:val="18"/>
        </w:rPr>
        <w:t>recommendation.</w:t>
      </w:r>
    </w:p>
    <w:p w14:paraId="5E6BDB9C" w14:textId="3E788BBB" w:rsidR="00F4418D" w:rsidRDefault="003D15D5" w:rsidP="00415FC7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 w:rsidRPr="003D15D5">
        <w:rPr>
          <w:b/>
          <w:bCs/>
          <w:sz w:val="20"/>
          <w:szCs w:val="18"/>
        </w:rPr>
        <w:t>Result:</w:t>
      </w:r>
      <w:r>
        <w:rPr>
          <w:sz w:val="20"/>
          <w:szCs w:val="18"/>
        </w:rPr>
        <w:t xml:space="preserve"> </w:t>
      </w:r>
      <w:r w:rsidR="00D9399D">
        <w:rPr>
          <w:sz w:val="20"/>
          <w:szCs w:val="18"/>
        </w:rPr>
        <w:t xml:space="preserve">2000 soil sample analysis and fertilizer </w:t>
      </w:r>
      <w:r w:rsidR="0038644E">
        <w:rPr>
          <w:sz w:val="20"/>
          <w:szCs w:val="18"/>
        </w:rPr>
        <w:t>recommendation</w:t>
      </w:r>
      <w:r w:rsidR="00D9399D">
        <w:rPr>
          <w:sz w:val="20"/>
          <w:szCs w:val="18"/>
        </w:rPr>
        <w:t xml:space="preserve"> done as per soil report</w:t>
      </w:r>
      <w:r w:rsidR="00F4418D">
        <w:rPr>
          <w:sz w:val="20"/>
          <w:szCs w:val="18"/>
        </w:rPr>
        <w:t xml:space="preserve"> (30 group member).</w:t>
      </w:r>
    </w:p>
    <w:p w14:paraId="6AD4D5F2" w14:textId="77777777" w:rsidR="00F4418D" w:rsidRDefault="00F4418D" w:rsidP="00415FC7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</w:p>
    <w:p w14:paraId="39122595" w14:textId="0740C4EE" w:rsidR="00F4418D" w:rsidRDefault="003D15D5" w:rsidP="00415FC7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 w:rsidRPr="003D15D5">
        <w:rPr>
          <w:b/>
          <w:bCs/>
        </w:rPr>
        <w:t>Education: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890"/>
        <w:gridCol w:w="3510"/>
        <w:gridCol w:w="2700"/>
        <w:gridCol w:w="1080"/>
      </w:tblGrid>
      <w:tr w:rsidR="00DE04C6" w14:paraId="24C55182" w14:textId="77777777" w:rsidTr="00DE04C6">
        <w:tc>
          <w:tcPr>
            <w:tcW w:w="1890" w:type="dxa"/>
          </w:tcPr>
          <w:p w14:paraId="083884D3" w14:textId="5ACF9CF3" w:rsidR="00F4418D" w:rsidRPr="003D15D5" w:rsidRDefault="00F4418D" w:rsidP="003D15D5">
            <w:pPr>
              <w:contextualSpacing/>
              <w:jc w:val="center"/>
              <w:rPr>
                <w:b/>
                <w:bCs/>
                <w:sz w:val="20"/>
                <w:szCs w:val="18"/>
              </w:rPr>
            </w:pPr>
            <w:r w:rsidRPr="003D15D5">
              <w:rPr>
                <w:b/>
                <w:bCs/>
                <w:sz w:val="20"/>
                <w:szCs w:val="18"/>
              </w:rPr>
              <w:t>Course</w:t>
            </w:r>
          </w:p>
        </w:tc>
        <w:tc>
          <w:tcPr>
            <w:tcW w:w="3510" w:type="dxa"/>
          </w:tcPr>
          <w:p w14:paraId="7B4C45E6" w14:textId="77777777" w:rsidR="00F4418D" w:rsidRPr="003D15D5" w:rsidRDefault="00F4418D" w:rsidP="003D15D5">
            <w:pPr>
              <w:contextualSpacing/>
              <w:jc w:val="center"/>
              <w:rPr>
                <w:b/>
                <w:bCs/>
                <w:sz w:val="20"/>
                <w:szCs w:val="18"/>
              </w:rPr>
            </w:pPr>
            <w:r w:rsidRPr="003D15D5">
              <w:rPr>
                <w:b/>
                <w:bCs/>
                <w:sz w:val="20"/>
                <w:szCs w:val="18"/>
              </w:rPr>
              <w:t>Collage</w:t>
            </w:r>
          </w:p>
        </w:tc>
        <w:tc>
          <w:tcPr>
            <w:tcW w:w="2700" w:type="dxa"/>
          </w:tcPr>
          <w:p w14:paraId="3822920D" w14:textId="77777777" w:rsidR="00F4418D" w:rsidRPr="003D15D5" w:rsidRDefault="00F4418D" w:rsidP="003D15D5">
            <w:pPr>
              <w:contextualSpacing/>
              <w:jc w:val="center"/>
              <w:rPr>
                <w:b/>
                <w:bCs/>
                <w:sz w:val="20"/>
                <w:szCs w:val="18"/>
              </w:rPr>
            </w:pPr>
            <w:r w:rsidRPr="003D15D5">
              <w:rPr>
                <w:b/>
                <w:bCs/>
                <w:sz w:val="20"/>
                <w:szCs w:val="18"/>
              </w:rPr>
              <w:t>University/Board</w:t>
            </w:r>
          </w:p>
        </w:tc>
        <w:tc>
          <w:tcPr>
            <w:tcW w:w="1080" w:type="dxa"/>
          </w:tcPr>
          <w:p w14:paraId="2149BC30" w14:textId="77777777" w:rsidR="00F4418D" w:rsidRPr="003D15D5" w:rsidRDefault="00F4418D" w:rsidP="003D15D5">
            <w:pPr>
              <w:contextualSpacing/>
              <w:jc w:val="center"/>
              <w:rPr>
                <w:b/>
                <w:bCs/>
                <w:sz w:val="20"/>
                <w:szCs w:val="18"/>
              </w:rPr>
            </w:pPr>
            <w:r w:rsidRPr="003D15D5">
              <w:rPr>
                <w:b/>
                <w:bCs/>
                <w:sz w:val="20"/>
                <w:szCs w:val="18"/>
              </w:rPr>
              <w:t>CGPA/%</w:t>
            </w:r>
          </w:p>
        </w:tc>
      </w:tr>
      <w:tr w:rsidR="005F3BAB" w14:paraId="42A8340B" w14:textId="77777777" w:rsidTr="00DE04C6">
        <w:tc>
          <w:tcPr>
            <w:tcW w:w="1890" w:type="dxa"/>
          </w:tcPr>
          <w:p w14:paraId="6C2C1E90" w14:textId="27B29BCF" w:rsidR="005F3BAB" w:rsidRPr="003A2C80" w:rsidRDefault="003A2C80" w:rsidP="003D15D5">
            <w:pPr>
              <w:contextualSpacing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PGDM in Operation Management</w:t>
            </w:r>
          </w:p>
        </w:tc>
        <w:tc>
          <w:tcPr>
            <w:tcW w:w="3510" w:type="dxa"/>
          </w:tcPr>
          <w:p w14:paraId="739D5ABE" w14:textId="584D1489" w:rsidR="005F3BAB" w:rsidRPr="00C95F1A" w:rsidRDefault="001202E4" w:rsidP="00C95F1A">
            <w:pPr>
              <w:contextualSpacing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                </w:t>
            </w:r>
            <w:r w:rsidR="00C95F1A">
              <w:rPr>
                <w:sz w:val="20"/>
                <w:szCs w:val="18"/>
              </w:rPr>
              <w:t xml:space="preserve">MIT </w:t>
            </w:r>
            <w:r w:rsidR="00012B64">
              <w:rPr>
                <w:sz w:val="20"/>
                <w:szCs w:val="18"/>
              </w:rPr>
              <w:t>, PUNE</w:t>
            </w:r>
          </w:p>
        </w:tc>
        <w:tc>
          <w:tcPr>
            <w:tcW w:w="2700" w:type="dxa"/>
          </w:tcPr>
          <w:p w14:paraId="76AF2288" w14:textId="09D6DCD4" w:rsidR="005F3BAB" w:rsidRPr="00012B64" w:rsidRDefault="00012B64" w:rsidP="003D15D5">
            <w:pPr>
              <w:contextualSpacing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MIT School of distance education </w:t>
            </w:r>
          </w:p>
        </w:tc>
        <w:tc>
          <w:tcPr>
            <w:tcW w:w="1080" w:type="dxa"/>
          </w:tcPr>
          <w:p w14:paraId="37CCB0D2" w14:textId="3AC4CA92" w:rsidR="005F3BAB" w:rsidRPr="001202E4" w:rsidRDefault="00012B64" w:rsidP="003D15D5">
            <w:pPr>
              <w:contextualSpacing/>
              <w:jc w:val="center"/>
              <w:rPr>
                <w:sz w:val="20"/>
                <w:szCs w:val="18"/>
              </w:rPr>
            </w:pPr>
            <w:r w:rsidRPr="001202E4">
              <w:rPr>
                <w:sz w:val="20"/>
                <w:szCs w:val="18"/>
              </w:rPr>
              <w:t>pursuing</w:t>
            </w:r>
          </w:p>
        </w:tc>
      </w:tr>
      <w:tr w:rsidR="00DE04C6" w14:paraId="66A5C616" w14:textId="77777777" w:rsidTr="00DE04C6">
        <w:tc>
          <w:tcPr>
            <w:tcW w:w="1890" w:type="dxa"/>
          </w:tcPr>
          <w:p w14:paraId="40D4BA6C" w14:textId="1C559EF7" w:rsidR="00DE04C6" w:rsidRDefault="008E0C0C" w:rsidP="003D15D5">
            <w:pPr>
              <w:contextualSpacing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B.Sc.</w:t>
            </w:r>
            <w:r w:rsidR="00F4418D">
              <w:rPr>
                <w:sz w:val="20"/>
                <w:szCs w:val="18"/>
              </w:rPr>
              <w:t xml:space="preserve"> </w:t>
            </w:r>
            <w:r w:rsidR="00DE04C6">
              <w:rPr>
                <w:sz w:val="20"/>
                <w:szCs w:val="18"/>
              </w:rPr>
              <w:t xml:space="preserve"> Agriculture</w:t>
            </w:r>
          </w:p>
        </w:tc>
        <w:tc>
          <w:tcPr>
            <w:tcW w:w="3510" w:type="dxa"/>
          </w:tcPr>
          <w:p w14:paraId="3C00A50A" w14:textId="77777777" w:rsidR="00F4418D" w:rsidRDefault="00DE04C6" w:rsidP="003D15D5">
            <w:pPr>
              <w:contextualSpacing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Collage of Agriculture, pune-05</w:t>
            </w:r>
          </w:p>
        </w:tc>
        <w:tc>
          <w:tcPr>
            <w:tcW w:w="2700" w:type="dxa"/>
          </w:tcPr>
          <w:p w14:paraId="7FC8485F" w14:textId="77777777" w:rsidR="00F4418D" w:rsidRDefault="00DE04C6" w:rsidP="003D15D5">
            <w:pPr>
              <w:contextualSpacing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M.P.K.V., Rahuri</w:t>
            </w:r>
          </w:p>
        </w:tc>
        <w:tc>
          <w:tcPr>
            <w:tcW w:w="1080" w:type="dxa"/>
          </w:tcPr>
          <w:p w14:paraId="418D5940" w14:textId="77777777" w:rsidR="00F4418D" w:rsidRDefault="00DE04C6" w:rsidP="003D15D5">
            <w:pPr>
              <w:contextualSpacing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7.81</w:t>
            </w:r>
          </w:p>
        </w:tc>
      </w:tr>
      <w:tr w:rsidR="00DE04C6" w14:paraId="40218EB5" w14:textId="77777777" w:rsidTr="00DE04C6">
        <w:tc>
          <w:tcPr>
            <w:tcW w:w="1890" w:type="dxa"/>
          </w:tcPr>
          <w:p w14:paraId="00AD3208" w14:textId="77777777" w:rsidR="00F4418D" w:rsidRDefault="00DE04C6" w:rsidP="003D15D5">
            <w:pPr>
              <w:contextualSpacing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H.S.C.</w:t>
            </w:r>
          </w:p>
        </w:tc>
        <w:tc>
          <w:tcPr>
            <w:tcW w:w="3510" w:type="dxa"/>
          </w:tcPr>
          <w:p w14:paraId="0F650FF0" w14:textId="69C502D9" w:rsidR="00DE04C6" w:rsidRDefault="00DE04C6" w:rsidP="003D15D5">
            <w:pPr>
              <w:contextualSpacing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Mahatma Gandhi</w:t>
            </w:r>
          </w:p>
          <w:p w14:paraId="3321120D" w14:textId="77777777" w:rsidR="00F4418D" w:rsidRDefault="00DE04C6" w:rsidP="003D15D5">
            <w:pPr>
              <w:contextualSpacing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Mahavidyalaya, Ahmedpur</w:t>
            </w:r>
          </w:p>
        </w:tc>
        <w:tc>
          <w:tcPr>
            <w:tcW w:w="2700" w:type="dxa"/>
          </w:tcPr>
          <w:p w14:paraId="16BE53FB" w14:textId="77777777" w:rsidR="00F4418D" w:rsidRDefault="00DE04C6" w:rsidP="003D15D5">
            <w:pPr>
              <w:contextualSpacing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Maharashtra State Board</w:t>
            </w:r>
          </w:p>
        </w:tc>
        <w:tc>
          <w:tcPr>
            <w:tcW w:w="1080" w:type="dxa"/>
          </w:tcPr>
          <w:p w14:paraId="1EA87873" w14:textId="77777777" w:rsidR="00F4418D" w:rsidRDefault="00DE04C6" w:rsidP="003D15D5">
            <w:pPr>
              <w:contextualSpacing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79.08</w:t>
            </w:r>
          </w:p>
        </w:tc>
      </w:tr>
      <w:tr w:rsidR="00DE04C6" w14:paraId="2D03A124" w14:textId="77777777" w:rsidTr="00DE04C6">
        <w:tc>
          <w:tcPr>
            <w:tcW w:w="1890" w:type="dxa"/>
          </w:tcPr>
          <w:p w14:paraId="626C9D6A" w14:textId="77777777" w:rsidR="00F4418D" w:rsidRDefault="00DE04C6" w:rsidP="003D15D5">
            <w:pPr>
              <w:contextualSpacing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S.S.C.</w:t>
            </w:r>
          </w:p>
        </w:tc>
        <w:tc>
          <w:tcPr>
            <w:tcW w:w="3510" w:type="dxa"/>
          </w:tcPr>
          <w:p w14:paraId="7BDFE3FD" w14:textId="77777777" w:rsidR="00F4418D" w:rsidRDefault="00DE04C6" w:rsidP="003D15D5">
            <w:pPr>
              <w:contextualSpacing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Jantha High School, Kautha</w:t>
            </w:r>
          </w:p>
        </w:tc>
        <w:tc>
          <w:tcPr>
            <w:tcW w:w="2700" w:type="dxa"/>
          </w:tcPr>
          <w:p w14:paraId="573A641C" w14:textId="77777777" w:rsidR="00F4418D" w:rsidRDefault="00DE04C6" w:rsidP="003D15D5">
            <w:pPr>
              <w:contextualSpacing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Maharashtra State Board</w:t>
            </w:r>
          </w:p>
        </w:tc>
        <w:tc>
          <w:tcPr>
            <w:tcW w:w="1080" w:type="dxa"/>
          </w:tcPr>
          <w:p w14:paraId="761F621B" w14:textId="77777777" w:rsidR="00F4418D" w:rsidRDefault="00DE04C6" w:rsidP="003D15D5">
            <w:pPr>
              <w:contextualSpacing/>
              <w:jc w:val="center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84</w:t>
            </w:r>
          </w:p>
        </w:tc>
      </w:tr>
    </w:tbl>
    <w:p w14:paraId="7F49BB50" w14:textId="77777777" w:rsidR="0097606D" w:rsidRPr="003D15D5" w:rsidRDefault="0097606D" w:rsidP="00415FC7">
      <w:pPr>
        <w:pBdr>
          <w:top w:val="single" w:sz="4" w:space="1" w:color="auto"/>
        </w:pBdr>
        <w:spacing w:line="240" w:lineRule="auto"/>
        <w:contextualSpacing/>
        <w:rPr>
          <w:b/>
          <w:bCs/>
          <w:sz w:val="20"/>
          <w:szCs w:val="18"/>
        </w:rPr>
      </w:pPr>
    </w:p>
    <w:p w14:paraId="4AA3F914" w14:textId="77777777" w:rsidR="00DE04C6" w:rsidRPr="003D15D5" w:rsidRDefault="00DE04C6" w:rsidP="00415FC7">
      <w:pPr>
        <w:pBdr>
          <w:top w:val="single" w:sz="4" w:space="1" w:color="auto"/>
        </w:pBdr>
        <w:spacing w:line="240" w:lineRule="auto"/>
        <w:contextualSpacing/>
        <w:rPr>
          <w:b/>
          <w:bCs/>
          <w:sz w:val="20"/>
          <w:szCs w:val="18"/>
        </w:rPr>
      </w:pPr>
      <w:r w:rsidRPr="003D15D5">
        <w:rPr>
          <w:b/>
          <w:bCs/>
          <w:sz w:val="20"/>
          <w:szCs w:val="18"/>
        </w:rPr>
        <w:t>CERTIFICATION:</w:t>
      </w:r>
    </w:p>
    <w:p w14:paraId="0F97486A" w14:textId="16AFB8B3" w:rsidR="00DE04C6" w:rsidRDefault="00DE04C6" w:rsidP="00415FC7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 xml:space="preserve">1) </w:t>
      </w:r>
      <w:r w:rsidR="00000F67">
        <w:rPr>
          <w:sz w:val="20"/>
          <w:szCs w:val="18"/>
        </w:rPr>
        <w:t>Change management for organization: drive strategic result-udemy</w:t>
      </w:r>
    </w:p>
    <w:p w14:paraId="39C1BD4F" w14:textId="4B75FFC5" w:rsidR="007C7630" w:rsidRDefault="007C7630" w:rsidP="00415FC7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>2)</w:t>
      </w:r>
      <w:r w:rsidR="00000F67">
        <w:rPr>
          <w:sz w:val="20"/>
          <w:szCs w:val="18"/>
        </w:rPr>
        <w:t>Emotional Intelligence: How to influence people and business- udemy</w:t>
      </w:r>
    </w:p>
    <w:p w14:paraId="58885F62" w14:textId="15BE5817" w:rsidR="007C7630" w:rsidRDefault="007C7630" w:rsidP="007C7630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>3)</w:t>
      </w:r>
      <w:r w:rsidR="00000F67">
        <w:rPr>
          <w:sz w:val="20"/>
          <w:szCs w:val="18"/>
        </w:rPr>
        <w:t xml:space="preserve">Stress management: 40+ easy way to </w:t>
      </w:r>
      <w:r w:rsidR="005F3BAB">
        <w:rPr>
          <w:sz w:val="20"/>
          <w:szCs w:val="18"/>
        </w:rPr>
        <w:t>deal with stress-udemy.</w:t>
      </w:r>
    </w:p>
    <w:p w14:paraId="02C00AB9" w14:textId="6922A6ED" w:rsidR="007C7630" w:rsidRDefault="007C7630" w:rsidP="007C7630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>4)</w:t>
      </w:r>
      <w:r w:rsidR="005F3BAB">
        <w:rPr>
          <w:sz w:val="20"/>
          <w:szCs w:val="18"/>
        </w:rPr>
        <w:t>ChatGPT for better business communication-udemy.</w:t>
      </w:r>
    </w:p>
    <w:p w14:paraId="6CB012B8" w14:textId="7BECE4BF" w:rsidR="00591DE9" w:rsidRDefault="00591DE9" w:rsidP="007C7630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 xml:space="preserve">5)Advance </w:t>
      </w:r>
      <w:r w:rsidR="00EA32C3">
        <w:rPr>
          <w:sz w:val="20"/>
          <w:szCs w:val="18"/>
        </w:rPr>
        <w:t>Excel</w:t>
      </w:r>
      <w:r w:rsidR="00815EC1">
        <w:rPr>
          <w:sz w:val="20"/>
          <w:szCs w:val="18"/>
        </w:rPr>
        <w:t>- Udemy &amp;</w:t>
      </w:r>
      <w:r w:rsidR="00F07BF7">
        <w:rPr>
          <w:sz w:val="20"/>
          <w:szCs w:val="18"/>
        </w:rPr>
        <w:t xml:space="preserve"> Shree Academy</w:t>
      </w:r>
      <w:r w:rsidR="00CC711D">
        <w:rPr>
          <w:sz w:val="20"/>
          <w:szCs w:val="18"/>
        </w:rPr>
        <w:t>.</w:t>
      </w:r>
    </w:p>
    <w:p w14:paraId="1C67FFB3" w14:textId="77777777" w:rsidR="00284071" w:rsidRDefault="00284071" w:rsidP="007C7630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</w:p>
    <w:p w14:paraId="5CC93B1D" w14:textId="6C365BE0" w:rsidR="00284071" w:rsidRDefault="003D15D5" w:rsidP="007C7630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 w:rsidRPr="003D15D5">
        <w:rPr>
          <w:b/>
          <w:bCs/>
          <w:sz w:val="20"/>
          <w:szCs w:val="18"/>
        </w:rPr>
        <w:t>Languages</w:t>
      </w:r>
      <w:r w:rsidR="00284071" w:rsidRPr="003D15D5">
        <w:rPr>
          <w:b/>
          <w:bCs/>
          <w:sz w:val="20"/>
          <w:szCs w:val="18"/>
        </w:rPr>
        <w:t xml:space="preserve"> </w:t>
      </w:r>
      <w:r w:rsidR="008E0C0C" w:rsidRPr="003D15D5">
        <w:rPr>
          <w:b/>
          <w:bCs/>
          <w:sz w:val="20"/>
          <w:szCs w:val="18"/>
        </w:rPr>
        <w:t>known</w:t>
      </w:r>
      <w:r w:rsidR="008E0C0C">
        <w:rPr>
          <w:sz w:val="20"/>
          <w:szCs w:val="18"/>
        </w:rPr>
        <w:t>: -</w:t>
      </w:r>
      <w:r w:rsidR="00284071">
        <w:rPr>
          <w:sz w:val="20"/>
          <w:szCs w:val="18"/>
        </w:rPr>
        <w:t xml:space="preserve"> Marathi, Hindi, English</w:t>
      </w:r>
    </w:p>
    <w:p w14:paraId="2EEDA426" w14:textId="77777777" w:rsidR="007C7630" w:rsidRDefault="007C7630" w:rsidP="007C7630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</w:p>
    <w:p w14:paraId="6DBF0CC2" w14:textId="42C9FB8A" w:rsidR="007C7630" w:rsidRDefault="007C7630" w:rsidP="007C7630">
      <w:pPr>
        <w:pBdr>
          <w:top w:val="single" w:sz="4" w:space="1" w:color="auto"/>
        </w:pBdr>
        <w:spacing w:line="240" w:lineRule="auto"/>
        <w:contextualSpacing/>
        <w:rPr>
          <w:b/>
          <w:bCs/>
          <w:sz w:val="20"/>
          <w:szCs w:val="18"/>
        </w:rPr>
      </w:pPr>
      <w:r w:rsidRPr="003D15D5">
        <w:rPr>
          <w:b/>
          <w:bCs/>
          <w:sz w:val="20"/>
          <w:szCs w:val="18"/>
        </w:rPr>
        <w:t xml:space="preserve">PERSONAL </w:t>
      </w:r>
      <w:r w:rsidR="003D15D5" w:rsidRPr="003D15D5">
        <w:rPr>
          <w:b/>
          <w:bCs/>
          <w:sz w:val="20"/>
          <w:szCs w:val="18"/>
        </w:rPr>
        <w:t xml:space="preserve">INFORMATION </w:t>
      </w:r>
    </w:p>
    <w:p w14:paraId="59C3AD01" w14:textId="77777777" w:rsidR="003D15D5" w:rsidRPr="003D15D5" w:rsidRDefault="003D15D5" w:rsidP="007C7630">
      <w:pPr>
        <w:pBdr>
          <w:top w:val="single" w:sz="4" w:space="1" w:color="auto"/>
        </w:pBdr>
        <w:spacing w:line="240" w:lineRule="auto"/>
        <w:contextualSpacing/>
        <w:rPr>
          <w:b/>
          <w:bCs/>
          <w:sz w:val="20"/>
          <w:szCs w:val="18"/>
        </w:rPr>
      </w:pPr>
    </w:p>
    <w:p w14:paraId="55596F34" w14:textId="07575D6A" w:rsidR="007C7630" w:rsidRDefault="00284071" w:rsidP="007C7630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 xml:space="preserve">Date of </w:t>
      </w:r>
      <w:r w:rsidR="003D15D5">
        <w:rPr>
          <w:sz w:val="20"/>
          <w:szCs w:val="18"/>
        </w:rPr>
        <w:t>Birth: -</w:t>
      </w:r>
      <w:r>
        <w:rPr>
          <w:sz w:val="20"/>
          <w:szCs w:val="18"/>
        </w:rPr>
        <w:t xml:space="preserve"> </w:t>
      </w:r>
      <w:r w:rsidR="007C7630">
        <w:rPr>
          <w:sz w:val="20"/>
          <w:szCs w:val="18"/>
        </w:rPr>
        <w:t>27</w:t>
      </w:r>
      <w:r>
        <w:rPr>
          <w:sz w:val="20"/>
          <w:szCs w:val="18"/>
        </w:rPr>
        <w:t xml:space="preserve"> July 1996</w:t>
      </w:r>
    </w:p>
    <w:p w14:paraId="630BFA20" w14:textId="508534EB" w:rsidR="00284071" w:rsidRDefault="003D15D5" w:rsidP="007C7630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>Hobbies: -</w:t>
      </w:r>
      <w:r w:rsidR="00284071">
        <w:rPr>
          <w:sz w:val="20"/>
          <w:szCs w:val="18"/>
        </w:rPr>
        <w:t xml:space="preserve"> listing book summery, GYM, Internet searching.</w:t>
      </w:r>
    </w:p>
    <w:p w14:paraId="5D878E77" w14:textId="3A53B19E" w:rsidR="00284071" w:rsidRDefault="00284071" w:rsidP="007C7630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 xml:space="preserve">Marital </w:t>
      </w:r>
      <w:r w:rsidR="003D15D5">
        <w:rPr>
          <w:sz w:val="20"/>
          <w:szCs w:val="18"/>
        </w:rPr>
        <w:t>Status: -</w:t>
      </w:r>
      <w:r>
        <w:rPr>
          <w:sz w:val="20"/>
          <w:szCs w:val="18"/>
        </w:rPr>
        <w:t xml:space="preserve"> Married</w:t>
      </w:r>
    </w:p>
    <w:p w14:paraId="34715A33" w14:textId="638558D3" w:rsidR="00284071" w:rsidRDefault="00284071" w:rsidP="007C7630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 xml:space="preserve">Permanent </w:t>
      </w:r>
      <w:r w:rsidR="003D15D5">
        <w:rPr>
          <w:sz w:val="20"/>
          <w:szCs w:val="18"/>
        </w:rPr>
        <w:t>Address: -</w:t>
      </w:r>
      <w:r>
        <w:rPr>
          <w:sz w:val="20"/>
          <w:szCs w:val="18"/>
        </w:rPr>
        <w:t xml:space="preserve"> At post </w:t>
      </w:r>
      <w:r w:rsidR="003D15D5">
        <w:rPr>
          <w:sz w:val="20"/>
          <w:szCs w:val="18"/>
        </w:rPr>
        <w:t>K</w:t>
      </w:r>
      <w:r>
        <w:rPr>
          <w:sz w:val="20"/>
          <w:szCs w:val="18"/>
        </w:rPr>
        <w:t xml:space="preserve">autha , Block:-Kandhar District:- Nanded </w:t>
      </w:r>
      <w:r w:rsidR="0038644E">
        <w:rPr>
          <w:sz w:val="20"/>
          <w:szCs w:val="18"/>
        </w:rPr>
        <w:t xml:space="preserve"> , Pin code</w:t>
      </w:r>
      <w:r>
        <w:rPr>
          <w:sz w:val="20"/>
          <w:szCs w:val="18"/>
        </w:rPr>
        <w:t xml:space="preserve"> :-431746</w:t>
      </w:r>
    </w:p>
    <w:p w14:paraId="7B9E30BD" w14:textId="77777777" w:rsidR="00284071" w:rsidRDefault="00284071" w:rsidP="007C7630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</w:p>
    <w:p w14:paraId="7EC0B72C" w14:textId="187BCB07" w:rsidR="00284071" w:rsidRDefault="00284071" w:rsidP="007C7630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>REFRENCE:</w:t>
      </w:r>
    </w:p>
    <w:p w14:paraId="60288024" w14:textId="77777777" w:rsidR="003D15D5" w:rsidRDefault="003D15D5" w:rsidP="007C7630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</w:p>
    <w:p w14:paraId="423FFE35" w14:textId="17E86A29" w:rsidR="00284071" w:rsidRDefault="00284071" w:rsidP="007C7630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 xml:space="preserve">Mr. </w:t>
      </w:r>
      <w:r w:rsidR="005F5C52">
        <w:rPr>
          <w:sz w:val="20"/>
          <w:szCs w:val="18"/>
        </w:rPr>
        <w:t>Gaurav Vaidya</w:t>
      </w:r>
      <w:r w:rsidR="003D15D5">
        <w:rPr>
          <w:sz w:val="20"/>
          <w:szCs w:val="18"/>
        </w:rPr>
        <w:t xml:space="preserve">                                                             Dr. </w:t>
      </w:r>
      <w:r w:rsidR="008F2B31">
        <w:rPr>
          <w:sz w:val="20"/>
          <w:szCs w:val="18"/>
        </w:rPr>
        <w:t>Ashish Ganpule</w:t>
      </w:r>
    </w:p>
    <w:p w14:paraId="26B2B5F8" w14:textId="5875E44A" w:rsidR="003D15D5" w:rsidRDefault="005F5C52" w:rsidP="007C7630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>State Head -MH</w:t>
      </w:r>
      <w:r w:rsidR="003D15D5">
        <w:rPr>
          <w:sz w:val="20"/>
          <w:szCs w:val="18"/>
        </w:rPr>
        <w:t xml:space="preserve">                                                                  </w:t>
      </w:r>
      <w:del w:id="0" w:author="INDORE DNYANESHWAR">
        <w:r w:rsidR="002441B0">
          <w:rPr>
            <w:sz w:val="20"/>
            <w:szCs w:val="18"/>
          </w:rPr>
          <w:delText xml:space="preserve">Territory </w:delText>
        </w:r>
      </w:del>
      <w:r w:rsidR="00AC350C">
        <w:rPr>
          <w:sz w:val="20"/>
          <w:szCs w:val="18"/>
        </w:rPr>
        <w:t xml:space="preserve">Manager </w:t>
      </w:r>
      <w:r w:rsidR="00B85314">
        <w:rPr>
          <w:sz w:val="20"/>
          <w:szCs w:val="18"/>
        </w:rPr>
        <w:t>–</w:t>
      </w:r>
      <w:r w:rsidR="002441B0">
        <w:rPr>
          <w:sz w:val="20"/>
          <w:szCs w:val="18"/>
        </w:rPr>
        <w:t xml:space="preserve"> </w:t>
      </w:r>
      <w:r w:rsidR="00CC711D">
        <w:rPr>
          <w:sz w:val="20"/>
          <w:szCs w:val="18"/>
        </w:rPr>
        <w:t xml:space="preserve">Digital &amp; Content </w:t>
      </w:r>
      <w:ins w:id="1" w:author="INDORE DNYANESHWAR">
        <w:r w:rsidR="00AC350C">
          <w:rPr>
            <w:sz w:val="20"/>
            <w:szCs w:val="18"/>
          </w:rPr>
          <w:t xml:space="preserve">Agronomy </w:t>
        </w:r>
      </w:ins>
      <w:r w:rsidR="00CC711D">
        <w:rPr>
          <w:sz w:val="20"/>
          <w:szCs w:val="18"/>
        </w:rPr>
        <w:t>at Syngenta</w:t>
      </w:r>
      <w:ins w:id="2" w:author="INDORE DNYANESHWAR">
        <w:r w:rsidR="00B51169">
          <w:rPr>
            <w:sz w:val="20"/>
            <w:szCs w:val="18"/>
          </w:rPr>
          <w:t xml:space="preserve"> </w:t>
        </w:r>
      </w:ins>
    </w:p>
    <w:p w14:paraId="49ABAB25" w14:textId="68B236AD" w:rsidR="0038644E" w:rsidRDefault="005F5C52" w:rsidP="007C7630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>M0:-</w:t>
      </w:r>
      <w:r w:rsidR="00000F67">
        <w:rPr>
          <w:sz w:val="20"/>
          <w:szCs w:val="18"/>
        </w:rPr>
        <w:t>88666529810</w:t>
      </w:r>
      <w:r w:rsidR="003D15D5">
        <w:rPr>
          <w:sz w:val="20"/>
          <w:szCs w:val="18"/>
        </w:rPr>
        <w:t xml:space="preserve">                                                             Mo: -</w:t>
      </w:r>
      <w:r w:rsidR="0038644E">
        <w:rPr>
          <w:sz w:val="20"/>
          <w:szCs w:val="18"/>
        </w:rPr>
        <w:t xml:space="preserve"> </w:t>
      </w:r>
      <w:r w:rsidR="00C065BE">
        <w:rPr>
          <w:sz w:val="20"/>
          <w:szCs w:val="18"/>
        </w:rPr>
        <w:t>915888</w:t>
      </w:r>
      <w:r w:rsidR="00CC5B00">
        <w:rPr>
          <w:sz w:val="20"/>
          <w:szCs w:val="18"/>
        </w:rPr>
        <w:t>9373</w:t>
      </w:r>
    </w:p>
    <w:p w14:paraId="59D173CC" w14:textId="166348DE" w:rsidR="0038644E" w:rsidRDefault="0038644E" w:rsidP="007C7630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  <w:r>
        <w:rPr>
          <w:sz w:val="20"/>
          <w:szCs w:val="18"/>
        </w:rPr>
        <w:t xml:space="preserve">  </w:t>
      </w:r>
    </w:p>
    <w:p w14:paraId="53542C47" w14:textId="77777777" w:rsidR="007C7630" w:rsidRDefault="007C7630" w:rsidP="00415FC7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</w:p>
    <w:p w14:paraId="5F339175" w14:textId="77777777" w:rsidR="0097606D" w:rsidRDefault="0097606D" w:rsidP="00415FC7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</w:p>
    <w:p w14:paraId="58602466" w14:textId="77777777" w:rsidR="00C03248" w:rsidRDefault="00C03248" w:rsidP="00415FC7">
      <w:pPr>
        <w:pBdr>
          <w:top w:val="single" w:sz="4" w:space="1" w:color="auto"/>
        </w:pBdr>
        <w:spacing w:line="240" w:lineRule="auto"/>
        <w:contextualSpacing/>
        <w:rPr>
          <w:sz w:val="20"/>
          <w:szCs w:val="18"/>
        </w:rPr>
      </w:pPr>
    </w:p>
    <w:p w14:paraId="7B61304C" w14:textId="77777777" w:rsidR="00D90239" w:rsidRDefault="00D90239" w:rsidP="00415FC7">
      <w:pPr>
        <w:pBdr>
          <w:top w:val="single" w:sz="4" w:space="1" w:color="auto"/>
        </w:pBdr>
        <w:spacing w:line="240" w:lineRule="auto"/>
        <w:rPr>
          <w:sz w:val="20"/>
          <w:szCs w:val="18"/>
        </w:rPr>
      </w:pPr>
    </w:p>
    <w:p w14:paraId="5A86CC3E" w14:textId="77777777" w:rsidR="00D90239" w:rsidRPr="00415FC7" w:rsidRDefault="00D90239" w:rsidP="00415FC7">
      <w:pPr>
        <w:pBdr>
          <w:top w:val="single" w:sz="4" w:space="1" w:color="auto"/>
        </w:pBdr>
        <w:spacing w:line="240" w:lineRule="auto"/>
        <w:rPr>
          <w:sz w:val="20"/>
          <w:szCs w:val="18"/>
        </w:rPr>
      </w:pPr>
    </w:p>
    <w:p w14:paraId="00565173" w14:textId="77777777" w:rsidR="006431E2" w:rsidRDefault="006431E2" w:rsidP="003E2749">
      <w:pPr>
        <w:pBdr>
          <w:top w:val="single" w:sz="4" w:space="1" w:color="auto"/>
        </w:pBdr>
        <w:spacing w:line="480" w:lineRule="auto"/>
        <w:rPr>
          <w:sz w:val="20"/>
          <w:szCs w:val="18"/>
        </w:rPr>
      </w:pPr>
    </w:p>
    <w:p w14:paraId="0A7F63F9" w14:textId="77777777" w:rsidR="00465E20" w:rsidRPr="00465E20" w:rsidRDefault="00465E20" w:rsidP="00465E20">
      <w:pPr>
        <w:rPr>
          <w:sz w:val="20"/>
          <w:szCs w:val="18"/>
        </w:rPr>
      </w:pPr>
    </w:p>
    <w:p w14:paraId="542B0DF7" w14:textId="77777777" w:rsidR="00465E20" w:rsidRDefault="00465E20" w:rsidP="00465E20">
      <w:pPr>
        <w:keepNext/>
        <w:keepLines/>
        <w:widowControl w:val="0"/>
        <w:jc w:val="both"/>
        <w:rPr>
          <w:sz w:val="20"/>
          <w:szCs w:val="18"/>
        </w:rPr>
      </w:pPr>
    </w:p>
    <w:p w14:paraId="12C3A207" w14:textId="77777777" w:rsidR="00465E20" w:rsidRDefault="00465E20" w:rsidP="00465E20">
      <w:pPr>
        <w:keepNext/>
        <w:jc w:val="both"/>
        <w:rPr>
          <w:sz w:val="20"/>
          <w:szCs w:val="18"/>
        </w:rPr>
      </w:pPr>
    </w:p>
    <w:p w14:paraId="762BA0E9" w14:textId="77777777" w:rsidR="00465E20" w:rsidRDefault="00465E20" w:rsidP="00465E20">
      <w:pPr>
        <w:spacing w:line="120" w:lineRule="auto"/>
        <w:jc w:val="both"/>
        <w:rPr>
          <w:sz w:val="20"/>
          <w:szCs w:val="18"/>
        </w:rPr>
      </w:pPr>
    </w:p>
    <w:p w14:paraId="02C8F798" w14:textId="77777777" w:rsidR="00465E20" w:rsidRDefault="00465E20" w:rsidP="00465E20">
      <w:pPr>
        <w:spacing w:line="240" w:lineRule="auto"/>
        <w:contextualSpacing/>
        <w:jc w:val="both"/>
        <w:rPr>
          <w:sz w:val="20"/>
          <w:szCs w:val="18"/>
        </w:rPr>
      </w:pPr>
    </w:p>
    <w:p w14:paraId="72CF39E3" w14:textId="77777777" w:rsidR="00465E20" w:rsidRPr="00465E20" w:rsidRDefault="00465E20" w:rsidP="00465E20">
      <w:pPr>
        <w:contextualSpacing/>
        <w:jc w:val="both"/>
        <w:rPr>
          <w:sz w:val="20"/>
          <w:szCs w:val="18"/>
        </w:rPr>
      </w:pP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  <w:r>
        <w:rPr>
          <w:sz w:val="20"/>
          <w:szCs w:val="18"/>
        </w:rPr>
        <w:tab/>
      </w:r>
    </w:p>
    <w:p w14:paraId="12ECB819" w14:textId="77777777" w:rsidR="00465E20" w:rsidRDefault="00465E20" w:rsidP="00465E20"/>
    <w:sectPr w:rsidR="00465E20" w:rsidSect="00465E20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UI Gothic">
    <w:altName w:val="MS UI 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87537"/>
    <w:multiLevelType w:val="hybridMultilevel"/>
    <w:tmpl w:val="3F421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B81934"/>
    <w:multiLevelType w:val="hybridMultilevel"/>
    <w:tmpl w:val="078019FA"/>
    <w:lvl w:ilvl="0" w:tplc="40090011">
      <w:start w:val="1"/>
      <w:numFmt w:val="decimal"/>
      <w:lvlText w:val="%1)"/>
      <w:lvlJc w:val="left"/>
      <w:pPr>
        <w:ind w:left="153" w:hanging="225"/>
      </w:pPr>
      <w:rPr>
        <w:w w:val="83"/>
        <w:lang w:val="en-US" w:eastAsia="en-US" w:bidi="ar-SA"/>
      </w:rPr>
    </w:lvl>
    <w:lvl w:ilvl="1" w:tplc="81AE6C64">
      <w:numFmt w:val="bullet"/>
      <w:lvlText w:val="•"/>
      <w:lvlJc w:val="left"/>
      <w:pPr>
        <w:ind w:left="1291" w:hanging="225"/>
      </w:pPr>
      <w:rPr>
        <w:lang w:val="en-US" w:eastAsia="en-US" w:bidi="ar-SA"/>
      </w:rPr>
    </w:lvl>
    <w:lvl w:ilvl="2" w:tplc="B1B0634A">
      <w:numFmt w:val="bullet"/>
      <w:lvlText w:val="•"/>
      <w:lvlJc w:val="left"/>
      <w:pPr>
        <w:ind w:left="2423" w:hanging="225"/>
      </w:pPr>
      <w:rPr>
        <w:lang w:val="en-US" w:eastAsia="en-US" w:bidi="ar-SA"/>
      </w:rPr>
    </w:lvl>
    <w:lvl w:ilvl="3" w:tplc="91644D50">
      <w:numFmt w:val="bullet"/>
      <w:lvlText w:val="•"/>
      <w:lvlJc w:val="left"/>
      <w:pPr>
        <w:ind w:left="3555" w:hanging="225"/>
      </w:pPr>
      <w:rPr>
        <w:lang w:val="en-US" w:eastAsia="en-US" w:bidi="ar-SA"/>
      </w:rPr>
    </w:lvl>
    <w:lvl w:ilvl="4" w:tplc="80E2D418">
      <w:numFmt w:val="bullet"/>
      <w:lvlText w:val="•"/>
      <w:lvlJc w:val="left"/>
      <w:pPr>
        <w:ind w:left="4687" w:hanging="225"/>
      </w:pPr>
      <w:rPr>
        <w:lang w:val="en-US" w:eastAsia="en-US" w:bidi="ar-SA"/>
      </w:rPr>
    </w:lvl>
    <w:lvl w:ilvl="5" w:tplc="3AF2DEEC">
      <w:numFmt w:val="bullet"/>
      <w:lvlText w:val="•"/>
      <w:lvlJc w:val="left"/>
      <w:pPr>
        <w:ind w:left="5819" w:hanging="225"/>
      </w:pPr>
      <w:rPr>
        <w:lang w:val="en-US" w:eastAsia="en-US" w:bidi="ar-SA"/>
      </w:rPr>
    </w:lvl>
    <w:lvl w:ilvl="6" w:tplc="9E1E5BCC">
      <w:numFmt w:val="bullet"/>
      <w:lvlText w:val="•"/>
      <w:lvlJc w:val="left"/>
      <w:pPr>
        <w:ind w:left="6951" w:hanging="225"/>
      </w:pPr>
      <w:rPr>
        <w:lang w:val="en-US" w:eastAsia="en-US" w:bidi="ar-SA"/>
      </w:rPr>
    </w:lvl>
    <w:lvl w:ilvl="7" w:tplc="09683D42">
      <w:numFmt w:val="bullet"/>
      <w:lvlText w:val="•"/>
      <w:lvlJc w:val="left"/>
      <w:pPr>
        <w:ind w:left="8083" w:hanging="225"/>
      </w:pPr>
      <w:rPr>
        <w:lang w:val="en-US" w:eastAsia="en-US" w:bidi="ar-SA"/>
      </w:rPr>
    </w:lvl>
    <w:lvl w:ilvl="8" w:tplc="A0A43E6C">
      <w:numFmt w:val="bullet"/>
      <w:lvlText w:val="•"/>
      <w:lvlJc w:val="left"/>
      <w:pPr>
        <w:ind w:left="9215" w:hanging="225"/>
      </w:pPr>
      <w:rPr>
        <w:lang w:val="en-US" w:eastAsia="en-US" w:bidi="ar-SA"/>
      </w:rPr>
    </w:lvl>
  </w:abstractNum>
  <w:abstractNum w:abstractNumId="2" w15:restartNumberingAfterBreak="0">
    <w:nsid w:val="614445DF"/>
    <w:multiLevelType w:val="hybridMultilevel"/>
    <w:tmpl w:val="078019FA"/>
    <w:lvl w:ilvl="0" w:tplc="FFFFFFFF">
      <w:start w:val="1"/>
      <w:numFmt w:val="decimal"/>
      <w:lvlText w:val="%1)"/>
      <w:lvlJc w:val="left"/>
      <w:pPr>
        <w:ind w:left="153" w:hanging="225"/>
      </w:pPr>
      <w:rPr>
        <w:w w:val="83"/>
        <w:lang w:val="en-US" w:eastAsia="en-US" w:bidi="ar-SA"/>
      </w:rPr>
    </w:lvl>
    <w:lvl w:ilvl="1" w:tplc="FFFFFFFF">
      <w:numFmt w:val="bullet"/>
      <w:lvlText w:val="•"/>
      <w:lvlJc w:val="left"/>
      <w:pPr>
        <w:ind w:left="1291" w:hanging="225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2423" w:hanging="225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555" w:hanging="225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687" w:hanging="225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819" w:hanging="225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951" w:hanging="225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8083" w:hanging="225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9215" w:hanging="225"/>
      </w:pPr>
      <w:rPr>
        <w:lang w:val="en-US" w:eastAsia="en-US" w:bidi="ar-SA"/>
      </w:rPr>
    </w:lvl>
  </w:abstractNum>
  <w:abstractNum w:abstractNumId="3" w15:restartNumberingAfterBreak="0">
    <w:nsid w:val="75B03B8C"/>
    <w:multiLevelType w:val="hybridMultilevel"/>
    <w:tmpl w:val="56F6A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770584">
    <w:abstractNumId w:val="3"/>
  </w:num>
  <w:num w:numId="2" w16cid:durableId="89087861">
    <w:abstractNumId w:val="0"/>
  </w:num>
  <w:num w:numId="3" w16cid:durableId="733508945">
    <w:abstractNumId w:val="1"/>
  </w:num>
  <w:num w:numId="4" w16cid:durableId="1829704782">
    <w:abstractNumId w:val="1"/>
  </w:num>
  <w:num w:numId="5" w16cid:durableId="110696876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NDORE DNYANESHWAR">
    <w15:presenceInfo w15:providerId="AD" w15:userId="S::25018540@mahindra.com::b9cde9ca-ab36-4e87-b82b-f31cff7ef8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E20"/>
    <w:rsid w:val="00000F67"/>
    <w:rsid w:val="000114AA"/>
    <w:rsid w:val="00012B64"/>
    <w:rsid w:val="0002537F"/>
    <w:rsid w:val="00041389"/>
    <w:rsid w:val="00051686"/>
    <w:rsid w:val="00067DF4"/>
    <w:rsid w:val="000A18EF"/>
    <w:rsid w:val="001202E4"/>
    <w:rsid w:val="00161838"/>
    <w:rsid w:val="0016486C"/>
    <w:rsid w:val="00227B55"/>
    <w:rsid w:val="002441B0"/>
    <w:rsid w:val="002454E8"/>
    <w:rsid w:val="00257971"/>
    <w:rsid w:val="0026500C"/>
    <w:rsid w:val="00284071"/>
    <w:rsid w:val="002E20C6"/>
    <w:rsid w:val="00303FCC"/>
    <w:rsid w:val="00364932"/>
    <w:rsid w:val="00372AB4"/>
    <w:rsid w:val="00385466"/>
    <w:rsid w:val="0038644E"/>
    <w:rsid w:val="003948D7"/>
    <w:rsid w:val="003A2C80"/>
    <w:rsid w:val="003D15D5"/>
    <w:rsid w:val="003D25EF"/>
    <w:rsid w:val="003E2749"/>
    <w:rsid w:val="00415FC7"/>
    <w:rsid w:val="0044027B"/>
    <w:rsid w:val="00465E20"/>
    <w:rsid w:val="00570B74"/>
    <w:rsid w:val="00577057"/>
    <w:rsid w:val="00591DE9"/>
    <w:rsid w:val="005B6696"/>
    <w:rsid w:val="005F3BAB"/>
    <w:rsid w:val="005F5C52"/>
    <w:rsid w:val="00607740"/>
    <w:rsid w:val="00615936"/>
    <w:rsid w:val="00625328"/>
    <w:rsid w:val="006431E2"/>
    <w:rsid w:val="00680896"/>
    <w:rsid w:val="00694882"/>
    <w:rsid w:val="006E2AFD"/>
    <w:rsid w:val="007C7630"/>
    <w:rsid w:val="00815EC1"/>
    <w:rsid w:val="0082006D"/>
    <w:rsid w:val="008400A0"/>
    <w:rsid w:val="008569C8"/>
    <w:rsid w:val="008D0E05"/>
    <w:rsid w:val="008D188A"/>
    <w:rsid w:val="008E0C0C"/>
    <w:rsid w:val="008F2B31"/>
    <w:rsid w:val="0095229A"/>
    <w:rsid w:val="009759AF"/>
    <w:rsid w:val="0097606D"/>
    <w:rsid w:val="00982907"/>
    <w:rsid w:val="00A07DF8"/>
    <w:rsid w:val="00A74DB1"/>
    <w:rsid w:val="00AB2BB6"/>
    <w:rsid w:val="00AC350C"/>
    <w:rsid w:val="00B51169"/>
    <w:rsid w:val="00B819CD"/>
    <w:rsid w:val="00B85314"/>
    <w:rsid w:val="00BC5A2E"/>
    <w:rsid w:val="00BF2E33"/>
    <w:rsid w:val="00C03248"/>
    <w:rsid w:val="00C065BE"/>
    <w:rsid w:val="00C74F96"/>
    <w:rsid w:val="00C75E46"/>
    <w:rsid w:val="00C95F1A"/>
    <w:rsid w:val="00CA0C70"/>
    <w:rsid w:val="00CB2184"/>
    <w:rsid w:val="00CC5B00"/>
    <w:rsid w:val="00CC711D"/>
    <w:rsid w:val="00CD4EB9"/>
    <w:rsid w:val="00CF5226"/>
    <w:rsid w:val="00D17464"/>
    <w:rsid w:val="00D90239"/>
    <w:rsid w:val="00D9399D"/>
    <w:rsid w:val="00D97EC7"/>
    <w:rsid w:val="00DA0910"/>
    <w:rsid w:val="00DE04C6"/>
    <w:rsid w:val="00E2391F"/>
    <w:rsid w:val="00E270BB"/>
    <w:rsid w:val="00E45BA3"/>
    <w:rsid w:val="00E825A3"/>
    <w:rsid w:val="00EA32C3"/>
    <w:rsid w:val="00F07BF7"/>
    <w:rsid w:val="00F4418D"/>
    <w:rsid w:val="00F6122F"/>
    <w:rsid w:val="00FA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93B99"/>
  <w15:docId w15:val="{47E4355B-CA84-4DD2-B8F4-BEFADEC5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7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184"/>
  </w:style>
  <w:style w:type="paragraph" w:styleId="Heading1">
    <w:name w:val="heading 1"/>
    <w:basedOn w:val="Normal"/>
    <w:next w:val="Normal"/>
    <w:link w:val="Heading1Char"/>
    <w:uiPriority w:val="9"/>
    <w:qFormat/>
    <w:rsid w:val="000A18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465E20"/>
    <w:pPr>
      <w:ind w:left="720"/>
      <w:contextualSpacing/>
    </w:pPr>
  </w:style>
  <w:style w:type="table" w:styleId="TableGrid">
    <w:name w:val="Table Grid"/>
    <w:basedOn w:val="TableNormal"/>
    <w:uiPriority w:val="59"/>
    <w:rsid w:val="00F4418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A18EF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8D0E05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25"/>
      <w:szCs w:val="25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D0E05"/>
    <w:rPr>
      <w:rFonts w:ascii="Tahoma" w:eastAsia="Tahoma" w:hAnsi="Tahoma" w:cs="Tahoma"/>
      <w:sz w:val="25"/>
      <w:szCs w:val="25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7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samarth</dc:creator>
  <cp:lastModifiedBy>INDORE DNYANESHWAR</cp:lastModifiedBy>
  <cp:revision>2</cp:revision>
  <dcterms:created xsi:type="dcterms:W3CDTF">2023-12-14T15:53:00Z</dcterms:created>
  <dcterms:modified xsi:type="dcterms:W3CDTF">2023-12-14T15:53:00Z</dcterms:modified>
</cp:coreProperties>
</file>